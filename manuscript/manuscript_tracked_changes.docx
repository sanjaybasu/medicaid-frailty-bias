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ab5068059488867e17951d6378d899bccf227e"/>
    <w:p>
      <w:pPr>
        <w:pStyle w:val="Heading1"/>
      </w:pPr>
      <w:r>
        <w:t xml:space="preserve">Redesigning Medicaid Frailty Algorithms: Improved Identification of Medically Frail Adults Under Community Engagement Requirements</w:t>
      </w:r>
    </w:p>
    <w:p>
      <w:pPr>
        <w:pStyle w:val="FirstParagraph"/>
      </w:pPr>
      <w:r>
        <w:rPr>
          <w:b/>
          <w:bCs/>
        </w:rPr>
        <w:t xml:space="preserve">Authors:</w:t>
      </w:r>
      <w:r>
        <w:t xml:space="preserve"> </w:t>
      </w:r>
      <w:r>
        <w:t xml:space="preserve">Sanjay Basu, MD PhD</w:t>
      </w:r>
      <w:r>
        <w:t xml:space="preserve">1,2</w:t>
      </w:r>
      <w:r>
        <w:t xml:space="preserve">; Seth A. Berkowitz, MD, MPH</w:t>
      </w:r>
      <w:r>
        <w:t xml:space="preserve">3</w:t>
      </w:r>
    </w:p>
    <w:p>
      <w:pPr>
        <w:pStyle w:val="BodyText"/>
      </w:pPr>
      <w:r>
        <w:rPr>
          <w:b/>
          <w:bCs/>
        </w:rPr>
        <w:t xml:space="preserve">Affiliations:</w:t>
      </w:r>
      <w:r>
        <w:t xml:space="preserve"> </w:t>
      </w:r>
      <w:r>
        <w:t xml:space="preserve">1</w:t>
      </w:r>
      <w:r>
        <w:t xml:space="preserve"> </w:t>
      </w:r>
      <w:r>
        <w:t xml:space="preserve">Department of Medicine, University of California San Francisco, San Francisco, CA</w:t>
      </w:r>
      <w:r>
        <w:t xml:space="preserve"> </w:t>
      </w:r>
      <w:r>
        <w:t xml:space="preserve">2</w:t>
      </w:r>
      <w:r>
        <w:t xml:space="preserve"> </w:t>
      </w:r>
      <w:r>
        <w:t xml:space="preserve">Waymark, San Francisco, CA</w:t>
      </w:r>
      <w:r>
        <w:t xml:space="preserve"> </w:t>
      </w:r>
      <w:r>
        <w:t xml:space="preserve">3</w:t>
      </w:r>
      <w:r>
        <w:t xml:space="preserve"> </w:t>
      </w:r>
      <w:r>
        <w:t xml:space="preserve">Division of General Medicine and Clinical Epidemiology, Department of Medicine, University of North Carolina at Chapel Hill, Chapel Hill, NC</w:t>
      </w:r>
    </w:p>
    <w:p>
      <w:pPr>
        <w:pStyle w:val="BodyText"/>
      </w:pPr>
      <w:r>
        <w:rPr>
          <w:b/>
          <w:bCs/>
        </w:rPr>
        <w:t xml:space="preserve">Corresponding author:</w:t>
      </w:r>
      <w:r>
        <w:t xml:space="preserve"> </w:t>
      </w:r>
      <w:r>
        <w:t xml:space="preserve">Sanjay Basu, MD PhD; Department of Medicine, University of California San Francisco, 550 16th Street, San Francisco, CA 94158; sanjay.basu@ucsf.edu</w:t>
      </w:r>
    </w:p>
    <w:p>
      <w:pPr>
        <w:pStyle w:val="BodyText"/>
      </w:pPr>
      <w:r>
        <w:rPr>
          <w:b/>
          <w:bCs/>
        </w:rPr>
        <w:t xml:space="preserve">Word count (abstract and main text, excluding endnotes, exhibits, and appendix):</w:t>
      </w:r>
      <w:r>
        <w:t xml:space="preserve"> </w:t>
      </w:r>
      <w:r>
        <w:t xml:space="preserve">approximately 2,900</w:t>
      </w:r>
    </w:p>
    <w:p>
      <w:pPr>
        <w:pStyle w:val="BodyText"/>
      </w:pPr>
      <w:r>
        <w:rPr>
          <w:b/>
          <w:bCs/>
        </w:rPr>
        <w:t xml:space="preserve">Reporting guideline:</w:t>
      </w:r>
      <w:r>
        <w:t xml:space="preserve"> </w:t>
      </w:r>
      <w:r>
        <w:t xml:space="preserve">STROBE (Strengthening the Reporting of Observational Studies in Epidemiology) and RECORD (REporting of studies Conducted using Observational Routinely-collected health Data) extension</w:t>
      </w:r>
      <w:r>
        <w:t xml:space="preserve">16,17</w:t>
      </w:r>
    </w:p>
    <w:p>
      <w:pPr>
        <w:pStyle w:val="BodyText"/>
      </w:pPr>
      <w:r>
        <w:rPr>
          <w:b/>
          <w:bCs/>
        </w:rPr>
        <w:t xml:space="preserve">Data availability:</w:t>
      </w:r>
      <w:r>
        <w:t xml:space="preserve"> </w:t>
      </w:r>
      <w:r>
        <w:t xml:space="preserve">All analysis code is available at https://github.com/sanjaybasu/medicaid-frailty-bias. Primary data sources are identified in Methods. Program status data reflect administrative records available as of early 2024 and may have changed subsequently.</w:t>
      </w:r>
    </w:p>
    <w:p>
      <w:pPr>
        <w:pStyle w:val="BodyText"/>
      </w:pPr>
      <w:r>
        <w:rPr>
          <w:b/>
          <w:bCs/>
        </w:rPr>
        <w:t xml:space="preserve">Funding:</w:t>
      </w:r>
      <w:r>
        <w:t xml:space="preserve"> </w:t>
      </w:r>
      <w:r>
        <w:t xml:space="preserve">None declared.</w:t>
      </w:r>
    </w:p>
    <w:p>
      <w:pPr>
        <w:pStyle w:val="BodyText"/>
      </w:pPr>
      <w:r>
        <w:rPr>
          <w:b/>
          <w:bCs/>
        </w:rPr>
        <w:t xml:space="preserve">Conflicts of interest:</w:t>
      </w:r>
      <w:r>
        <w:t xml:space="preserve"> </w:t>
      </w:r>
      <w:r>
        <w:t xml:space="preserve">SB receives grants from NIH and CDC, outside the submitted work; receives salary support from HealthRight360 and Waymark; is a Board member and staff member at Waymark, a public benefit organization that provides free health and social services to patients receiving Medicaid; and conducts clinical work at HealthRight360 which is a federally-qualified health center treating patients receiving Medicaid. SAB reports research grants from NIH, North Carolina Department of Health and Human Services, the American Heart Association, and the American Diabetes Association, and personal fees from the Rockefeller Foundation and Johns Hopkins University Press, outside of the submitted work.</w:t>
      </w:r>
    </w:p>
    <w:p>
      <w:r>
        <w:pict>
          <v:rect style="width:0;height:1.5pt" o:hralign="center" o:hrstd="t" o:hr="t"/>
        </w:pict>
      </w:r>
    </w:p>
    <w:bookmarkStart w:id="9" w:name="abstract"/>
    <w:p>
      <w:pPr>
        <w:pStyle w:val="Heading2"/>
      </w:pPr>
      <w:r>
        <w:t xml:space="preserve">Abstract</w:t>
      </w:r>
    </w:p>
    <w:p>
      <w:pPr>
        <w:pStyle w:val="FirstParagraph"/>
      </w:pPr>
      <w:r>
        <w:t xml:space="preserve">Between 2018 and 2024, fourteen US states sought or obtained Section 1115 waivers to condition Medicaid expansion coverage on community engagement requirements, with medically frail exemptions determined from claims-based administrative data; the One Big Beautiful Bill Act of 2025 (Public Law 119-21) codified these requirements nationally, with state implementation due by January 2027. Using American Community Survey Public Use Microdata Sample data from 75,043 Medicaid-enrolled adults aged 19–64 across 17 states, we simulated frailty identification under each state’s existing algorithm via a three-channel Monte Carlo microsimulation incorporating algorithm design, claims visibility, and documentation burden. Existing algorithms identified a mean of 31.4% of adults with functional disability as medically frail (range: 14.3% [Florida, Arizona] to 45.4% [New York]). An evidence-based redesigned algorithm incorporating expanded diagnostic criteria, health information exchange integration, ex parte determination, and elimination of physician certification requirements increased mean identification to 45.6% (+14.3 percentage points), with gains across all 17 states. In multi-dimensional equity evaluation, the redesigned algorithm narrowed the American Indian/Alaska Native–White sensitivity gap by 46% (from 11.6 to 6.3 percentage points) and the Black-White gap by 10% (from 12.8 to 11.5 percentage points); within-race rural-urban sensitivity differences of 3–5 percentage points persisted under both algorithms. Adoption of the redesigned algorithm would identify an estimated 3.8 million additional medically frail adults and avert approximately 253,000 coverage losses under full implementation. These findings support minimum algorithmic design standards for state frailty determination systems.</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Between 2018 and 2024, fourteen US states sought or obtained Section 1115 waivers from the Centers for Medicare and Medicaid Services (CMS) to condition Medicaid</w:t>
      </w:r>
      <w:del w:id="1000" w:author="Basu/Berkowitz" w:date="2026-04-12T00:00:00Z">
        <w:r>
          <w:delText>expansion</w:delText>
        </w:r>
      </w:del>
      <w:r>
        <w:t xml:space="preserve">coverage</w:t>
      </w:r>
      <w:ins w:id="1001" w:author="Basu/Berkowitz" w:date="2026-04-12T00:00:00Z">
        <w:r>
          <w:t>for some individuals</w:t>
        </w:r>
      </w:ins>
      <w:r>
        <w:t xml:space="preserve">on community engagement requirements—typically 80 hours per month of work, job training, education, or qualifying volunteer</w:t>
      </w:r>
      <w:del w:id="1002" w:author="Basu/Berkowitz" w:date="2026-04-12T00:00:00Z">
        <w:r>
          <w:delText>activity.</w:delText>
        </w:r>
      </w:del>
      <w:ins w:id="1003" w:author="Basu/Berkowitz" w:date="2026-04-12T00:00:00Z">
        <w:r>
          <w:t>activity.1,2</w:t>
        </w:r>
      </w:ins>
      <w:r>
        <w:t xml:space="preserve">Each waiver required identification and exemption of individuals classified as medically frail. The One Big Beautiful Bill Act of 2025 (Public Law 119-21) codified community engagement requirements nationally, mandating that all states implement them with medically frail exemptions by January 1,</w:t>
      </w:r>
      <w:del w:id="1004" w:author="Basu/Berkowitz" w:date="2026-04-12T00:00:00Z">
        <w:r>
          <w:delText>2027.</w:delText>
        </w:r>
      </w:del>
      <w:ins w:id="1005" w:author="Basu/Berkowitz" w:date="2026-04-12T00:00:00Z">
        <w:r>
          <w:t>2027.3,4</w:t>
        </w:r>
      </w:ins>
      <w:r>
        <w:t xml:space="preserve">Under CMS guidance and individual waiver terms, states use claims-based administrative data—primarily Medicaid Management Information System (MMIS) files—to identify qualifying individuals from ICD-10 diagnosis code density, service counts, or validated claims-based frailty</w:t>
      </w:r>
      <w:del w:id="1006" w:author="Basu/Berkowitz" w:date="2026-04-12T00:00:00Z">
        <w:r>
          <w:delText>indices.</w:delText>
        </w:r>
      </w:del>
      <w:ins w:id="1007" w:author="Basu/Berkowitz" w:date="2026-04-12T00:00:00Z">
        <w:r>
          <w:t>indices.5</w:t>
        </w:r>
      </w:ins>
    </w:p>
    <w:p>
      <w:pPr>
        <w:pStyle w:val="BodyText"/>
      </w:pPr>
      <w:r>
        <w:t xml:space="preserve">State frailty algorithms vary substantially in design. Florida recognizes 5 ICD-10 diagnostic families and requires both physician certification and 2 or more ADL impairments; California recognizes 13 families and uses automated claims-based identification with health information exchange (HIE)</w:t>
      </w:r>
      <w:del w:id="1008" w:author="Basu/Berkowitz" w:date="2026-04-12T00:00:00Z">
        <w:r>
          <w:delText>integration.</w:delText>
        </w:r>
      </w:del>
      <w:ins w:id="1009" w:author="Basu/Berkowitz" w:date="2026-04-12T00:00:00Z">
        <w:r>
          <w:t>integration.5</w:t>
        </w:r>
      </w:ins>
      <w:r>
        <w:t xml:space="preserve">These differences reflect the fact that most state frailty algorithms were adapted from tools developed for mortality prediction or spending risk adjustment, not for identifying functional limitation among working-age</w:t>
      </w:r>
      <w:del w:id="1010" w:author="Basu/Berkowitz" w:date="2026-04-12T00:00:00Z">
        <w:r>
          <w:delText>adults.</w:delText>
        </w:r>
      </w:del>
      <w:ins w:id="1011" w:author="Basu/Berkowitz" w:date="2026-04-12T00:00:00Z">
        <w:r>
          <w:t>adults.6</w:t>
        </w:r>
      </w:ins>
      <w:r>
        <w:t xml:space="preserve">Algorithms designed to predict healthcare costs systematically under-predict the needs of populations with lower baseline healthcare utilization, as Obermeyer and colleagues demonstrated in a widely-cited analysis of a commercial risk stratification algorithm used on approximately 200 million patients per</w:t>
      </w:r>
      <w:del w:id="1012" w:author="Basu/Berkowitz" w:date="2026-04-12T00:00:00Z">
        <w:r>
          <w:delText>year.</w:delText>
        </w:r>
      </w:del>
      <w:ins w:id="1013" w:author="Basu/Berkowitz" w:date="2026-04-12T00:00:00Z">
        <w:r>
          <w:t>year.7 We cite this example because it establishes the mechanism by which any claims-based algorithm calibrated on utilization data systematically under-identifies individuals with lower baseline utilization—a structural property directly applicable to Medicaid frailty tools when applied to working-age populations who face structural barriers to care access, generating fewer qualifying codes regardless of true clinical need.</w:t>
        </w:r>
      </w:ins>
    </w:p>
    <w:p>
      <w:pPr>
        <w:pStyle w:val="BodyText"/>
      </w:pPr>
      <w:r>
        <w:t xml:space="preserve">This mechanism—that claims-based tools miss individuals whose conditions are real but under-documented in administrative data—suggests that existing state frailty algorithms may under-identify medically frail adults overall. Under-documentation in claims data has well-established racial differentials: Black patients with equivalent disease burden use fewer ambulatory care services, receive fewer specialist referrals, and have more fragmented records distributed across safety-net providers.</w:t>
      </w:r>
      <w:r>
        <w:t xml:space="preserve">7,8,9</w:t>
      </w:r>
      <w:r>
        <w:t xml:space="preserve"> </w:t>
      </w:r>
      <w:r>
        <w:t xml:space="preserve">If algorithm redesign addresses the root causes of under-documentation, it could simultaneously improve the overall accuracy of frailty identification and narrow disparities across populations.</w:t>
      </w:r>
    </w:p>
    <w:p>
      <w:pPr>
        <w:pStyle w:val="BodyText"/>
      </w:pPr>
      <w:r>
        <w:t xml:space="preserve">The first state-level implementation in Arkansas resulted in 18,164 individuals losing coverage by June 2019, with disproportionate losses in lower-income and minority communities.</w:t>
      </w:r>
      <w:r>
        <w:t xml:space="preserve">10</w:t>
      </w:r>
      <w:r>
        <w:t xml:space="preserve"> </w:t>
      </w:r>
      <w:r>
        <w:t xml:space="preserve">The Kaiser Family Foundation (KFF) and the Medicaid and CHIP Payment and Access Commission (MACPAC) have documented wide variation in overall exemption rates across states, from below 8% to above 25%.</w:t>
      </w:r>
      <w:r>
        <w:t xml:space="preserve">1,2</w:t>
      </w:r>
      <w:r>
        <w:t xml:space="preserve"> </w:t>
      </w:r>
      <w:r>
        <w:t xml:space="preserve">No prior study has evaluated whether existing state frailty algorithms adequately identify medically frail adults or specified an evidence-based redesign.</w:t>
      </w:r>
    </w:p>
    <w:p>
      <w:pPr>
        <w:pStyle w:val="BodyText"/>
      </w:pPr>
      <w:r>
        <w:t xml:space="preserve">This study (1) estimates the sensitivity of existing state frailty algorithms for identifying adults with functional disability, (2) specifies an evidence-based redesigned algorithm incorporating best practices from existing state implementations, (3) compares existing and redesigned algorithms in a head-to-head microsimulation, (4) evaluates whether sensitivity improvements also narrow disparities across race/ethnicity and rurality, and (5) projects the population-level coverage impact of algorithmic redesign.</w:t>
      </w:r>
    </w:p>
    <w:p>
      <w:r>
        <w:pict>
          <v:rect style="width:0;height:1.5pt" o:hralign="center" o:hrstd="t" o:hr="t"/>
        </w:pict>
      </w:r>
    </w:p>
    <w:bookmarkEnd w:id="10"/>
    <w:bookmarkStart w:id="17" w:name="methods"/>
    <w:p>
      <w:pPr>
        <w:pStyle w:val="Heading2"/>
      </w:pPr>
      <w:r>
        <w:t xml:space="preserve">Methods</w:t>
      </w:r>
    </w:p>
    <w:bookmarkStart w:id="11" w:name="study-design-and-data-sources"/>
    <w:p>
      <w:pPr>
        <w:pStyle w:val="Heading3"/>
      </w:pPr>
      <w:r>
        <w:t xml:space="preserve">Study Design and Data Sources</w:t>
      </w:r>
    </w:p>
    <w:p>
      <w:pPr>
        <w:pStyle w:val="FirstParagraph"/>
      </w:pPr>
      <w:r>
        <w:t xml:space="preserve">This is a microsimulation analysis of 17 US states: 14 with active, pending, blocked, or terminated Medicaid community engagement requirement programs as of early 2024 and 3 comparator states (California, New York, North Carolina) with Medicaid expansion but no community engagement requirements, included to represent the range of existing frailty identification infrastructure. This study followed the STROBE statement and the RECORD extension for studies using routinely-collected health data.</w:t>
      </w:r>
      <w:r>
        <w:t xml:space="preserve">16,17</w:t>
      </w:r>
    </w:p>
    <w:p>
      <w:pPr>
        <w:pStyle w:val="BodyText"/>
      </w:pPr>
      <w:r>
        <w:t xml:space="preserve">Individual-level data on functional disability among Medicaid enrollees were obtained from the American Community Survey (ACS) Public Use Microdata Sample (PUMS) 2022 one-year file. We identified 75,043 adults aged 19–64 enrolled in Medicaid with data on six disability domains (hearing, vision, cognitive, mobility, self-care, independent living), race/ethnicity (non-Hispanic White, non-Hispanic Black, Hispanic, American Indian/Alaska Native [AIAN], Asian, and other), and geographic Public Use Microdata Area (PUMA) codes (eAppendix</w:t>
      </w:r>
      <w:del w:id="1014" w:author="Basu/Berkowitz" w:date="2026-04-12T00:00:00Z">
        <w:r>
          <w:delText>A.1).</w:delText>
        </w:r>
      </w:del>
      <w:ins w:id="1015" w:author="Basu/Berkowitz" w:date="2026-04-12T00:00:00Z">
        <w:r>
          <w:t>A.1).29</w:t>
        </w:r>
      </w:ins>
      <w:r>
        <w:t xml:space="preserve">Metropolitan status (metro vs. nonmetro) was assigned using the IPUMS MSA-PUMA crosswalk linking 2020 PUMAs to 2023 metropolitan statistical areas; 86% of the sample was classified as metro and 14% as nonmetro. State frailty policy characteristics—including ICD-10 diagnostic families recognized, ADL threshold, physician certification requirement, ex parte determination, HIE integration, and claims lag—were compiled from waiver documents and coded into a structured database of 17 state-specific definitions (eAppendix</w:t>
      </w:r>
      <w:del w:id="1016" w:author="Basu/Berkowitz" w:date="2026-04-12T00:00:00Z">
        <w:r>
          <w:delText>A.2).</w:delText>
        </w:r>
      </w:del>
      <w:ins w:id="1017" w:author="Basu/Berkowitz" w:date="2026-04-12T00:00:00Z">
        <w:r>
          <w:t>A.2).29</w:t>
        </w:r>
      </w:ins>
      <w:r>
        <w:t xml:space="preserve">Provider intensity data were derived from the HHS Medicaid Provider Spending Dataset (T1019 personal care services</w:t>
      </w:r>
      <w:ins w:id="1018" w:author="Basu/Berkowitz" w:date="2026-04-12T00:00:00Z">
        <w:r>
          <w:t>HCPCS Level II</w:t>
        </w:r>
      </w:ins>
      <w:r>
        <w:t xml:space="preserve">billing</w:t>
      </w:r>
      <w:del w:id="1019" w:author="Basu/Berkowitz" w:date="2026-04-12T00:00:00Z">
        <w:r>
          <w:delText>records).</w:delText>
        </w:r>
      </w:del>
      <w:ins w:id="1020" w:author="Basu/Berkowitz" w:date="2026-04-12T00:00:00Z">
        <w:r>
          <w:t>records); these data were used exclusively as an ecological correlate for geographic provider-density analyses (eFigures 5–7) and did not enter the main frailty microsimulation algorithm (eAppendix A.3).</w:t>
        </w:r>
      </w:ins>
      <w:r>
        <w:t xml:space="preserve">The CDC Behavioral Risk Factor Surveillance System (BRFSS) Disability and Health Data System provided ecological disability prevalence estimates by state and race.</w:t>
      </w:r>
      <w:ins w:id="1021" w:author="Basu/Berkowitz" w:date="2026-04-12T00:00:00Z">
        <w:r>
          <w:t>All frailty identification rates reported in this study are derived from the microsimulation rather than directly observed in claims data. The status quo base case is constructed by applying each state’s frailty determination algorithm to ACS PUMS individuals through the three-channel microsimulation parameterized from published evidence on race-differential healthcare utilization; simulated status quo identification rates are validated against state-reported exemption rates from KFF administrative data (eAppendix A.5–A.6).</w:t>
        </w:r>
      </w:ins>
    </w:p>
    <w:bookmarkEnd w:id="11"/>
    <w:bookmarkStart w:id="12" w:name="three-channel-microsimulation"/>
    <w:p>
      <w:pPr>
        <w:pStyle w:val="Heading3"/>
      </w:pPr>
      <w:r>
        <w:t xml:space="preserve">Three-Channel Microsimulation</w:t>
      </w:r>
    </w:p>
    <w:p>
      <w:pPr>
        <w:pStyle w:val="FirstParagraph"/>
      </w:pPr>
      <w:r>
        <w:t xml:space="preserve">We modeled frailty identification as a three-stage process reflecting real-world determination pathways:</w:t>
      </w:r>
    </w:p>
    <w:p>
      <w:pPr>
        <w:pStyle w:val="BodyText"/>
      </w:pPr>
      <w:r>
        <w:t xml:space="preserve">Channel A (Algorithm Design). For each individual, clinical eligibility was determined by whether their ACS-reported disability mapped to conditions recognized by the</w:t>
      </w:r>
      <w:del w:id="1022" w:author="Basu/Berkowitz" w:date="2026-04-12T00:00:00Z">
        <w:r>
          <w:delText>state's</w:delText>
        </w:r>
      </w:del>
      <w:ins w:id="1023" w:author="Basu/Berkowitz" w:date="2026-04-12T00:00:00Z">
        <w:r>
          <w:t>state’s</w:t>
        </w:r>
      </w:ins>
      <w:r>
        <w:t xml:space="preserve">ICD-10 diagnostic list and whether their functional limitation met the</w:t>
      </w:r>
      <w:del w:id="1024" w:author="Basu/Berkowitz" w:date="2026-04-12T00:00:00Z">
        <w:r>
          <w:delText>state's</w:delText>
        </w:r>
      </w:del>
      <w:ins w:id="1025" w:author="Basu/Berkowitz" w:date="2026-04-12T00:00:00Z">
        <w:r>
          <w:t>state’s</w:t>
        </w:r>
      </w:ins>
      <w:r>
        <w:t xml:space="preserve">ADL threshold.</w:t>
      </w:r>
      <w:ins w:id="1026" w:author="Basu/Berkowitz" w:date="2026-04-12T00:00:00Z">
        <w:r>
          <w:t>ACS disability domains were mapped to ICD-10 diagnostic families using a structured crosswalk (eTable A2 in eAppendix A): ambulatory difficulty (DPHY) maps to musculoskeletal [M00–M99] and nervous system [G10–G99] conditions; cognitive difficulty (DREM) maps to behavioral health [F20–F48] and neurological conditions; self-care difficulty (DDRS) maps to neurological and musculoskeletal conditions; independent living difficulty (DOUT) maps to any of the above plus social determinant codes; hearing and vision difficulty map to sensory [H60–H95] and ophthalmological [H00–H59] conditions, respectively. An individual is deemed clinically eligible under Channel A if their ACS disability domain(s) map to at least one ICD-10 family recognized by the state’s algorithm and their reported functional limitations meet the state’s ADL threshold. Because the ACS does not capture ICD-10 diagnoses directly, this mapping represents a conservative approximation; individuals with qualifying self-reported disability who have never received a corresponding diagnosis would not be captured in claims under any algorithm design.</w:t>
        </w:r>
      </w:ins>
    </w:p>
    <w:p>
      <w:pPr>
        <w:pStyle w:val="BodyText"/>
      </w:pPr>
      <w:r>
        <w:rPr>
          <w:b/>
          <w:bCs/>
        </w:rPr>
        <w:t xml:space="preserve">Channel B (Claims Visibility).</w:t>
      </w:r>
      <w:r>
        <w:t xml:space="preserve"> </w:t>
      </w:r>
      <w:r>
        <w:t xml:space="preserve">Among clinically eligible individuals, detection in claims data was modeled with race-specific probabilities parameterized from published evidence on differential healthcare utilization (White: 0.72; Black: 0.58; Hispanic: 0.61; AIAN: 0.52; Asian: 0.69).</w:t>
      </w:r>
      <w:r>
        <w:t xml:space="preserve">7,8,9</w:t>
      </w:r>
      <w:r>
        <w:t xml:space="preserve"> </w:t>
      </w:r>
      <w:r>
        <w:t xml:space="preserve">The AIAN parameter reflects well-documented fragmentation between Indian Health Service and state Medicaid claims systems and lower ambulatory utilization among AIAN Medicaid enrollees.</w:t>
      </w:r>
      <w:r>
        <w:t xml:space="preserve">26,27</w:t>
      </w:r>
      <w:r>
        <w:t xml:space="preserve"> </w:t>
      </w:r>
      <w:r>
        <w:t xml:space="preserve">Nonmetropolitan enrollees received a detection penalty of 8 percentage points based on evidence that rural Medicaid beneficiaries have 13–18% lower acute care utilization than urban counterparts.</w:t>
      </w:r>
      <w:r>
        <w:t xml:space="preserve">28</w:t>
      </w:r>
      <w:r>
        <w:t xml:space="preserve"> </w:t>
      </w:r>
      <w:r>
        <w:t xml:space="preserve">States with HIE integration, ex parte determination, and shorter claims lag periods received detection probability bonuses (eAppendix B.1).</w:t>
      </w:r>
      <w:r>
        <w:t xml:space="preserve">29</w:t>
      </w:r>
    </w:p>
    <w:p>
      <w:pPr>
        <w:pStyle w:val="BodyText"/>
      </w:pPr>
      <w:r>
        <w:rPr>
          <w:b/>
          <w:bCs/>
        </w:rPr>
        <w:t xml:space="preserve">Channel C (Documentation Burden).</w:t>
      </w:r>
      <w:r>
        <w:t xml:space="preserve"> </w:t>
      </w:r>
      <w:r>
        <w:t xml:space="preserve">In states requiring physician certification, successful documentation depended on certification probabilities that vary by race (White: 0.81; Black: 0.64; Hispanic: 0.67; AIAN: 0.55).</w:t>
      </w:r>
      <w:r>
        <w:t xml:space="preserve">8,11</w:t>
      </w:r>
      <w:r>
        <w:t xml:space="preserve"> </w:t>
      </w:r>
      <w:r>
        <w:t xml:space="preserve">Nonmetropolitan enrollees received a certification penalty of 6 percentage points reflecting lower primary care provider density in rural areas. States with ex parte determination bypassed this channel.</w:t>
      </w:r>
    </w:p>
    <w:p>
      <w:pPr>
        <w:pStyle w:val="BodyText"/>
      </w:pPr>
      <w:r>
        <w:t xml:space="preserve">For each state, racial/ethnic group, and metropolitan status, we ran 300 Monte Carlo replications with 2,000 individuals sampled per group, yielding simulated frailty identification rates and 95% confidence intervals.</w:t>
      </w:r>
    </w:p>
    <w:bookmarkEnd w:id="12"/>
    <w:bookmarkStart w:id="13" w:name="redesigned-algorithm-specification"/>
    <w:p>
      <w:pPr>
        <w:pStyle w:val="Heading3"/>
      </w:pPr>
      <w:r>
        <w:t xml:space="preserve">Redesigned Algorithm Specification</w:t>
      </w:r>
    </w:p>
    <w:p>
      <w:pPr>
        <w:pStyle w:val="FirstParagraph"/>
      </w:pPr>
      <w:r>
        <w:t xml:space="preserve">The redesigned algorithm applied four evidence-based modifications, each with direct policy precedent in at least one existing state:</w:t>
      </w:r>
    </w:p>
    <w:p>
      <w:pPr>
        <w:pStyle w:val="Compact"/>
        <w:numPr>
          <w:ilvl w:val="0"/>
          <w:numId w:val="1001"/>
        </w:numPr>
      </w:pPr>
      <w:r>
        <w:rPr>
          <w:b/>
          <w:bCs/>
        </w:rPr>
        <w:t xml:space="preserve">Expanded diagnostic recognition</w:t>
      </w:r>
      <w:r>
        <w:t xml:space="preserve">: ICD-10 families expanded to the California–New York union (13 families), adding social determinant codes Z59 (housing instability) and Z60 (social isolation). We acknowledge that Z-codes are differentially under-documented in administrative data—recent evidence demonstrates measurement bias in their recording across populations with varying levels of healthcare utilization, with Z-codes appearing less frequently in records of patients with lower baseline utilization even when social needs are present.</w:t>
      </w:r>
      <w:r>
        <w:t xml:space="preserve">30</w:t>
      </w:r>
      <w:r>
        <w:t xml:space="preserve"> </w:t>
      </w:r>
      <w:r>
        <w:t xml:space="preserve">We therefore present a sensitivity analysis excluding Z-codes from the expanded algorithm (eAppendix B.6); results show the redesigned algorithm retains positive gains across all states without Z-codes.</w:t>
      </w:r>
    </w:p>
    <w:p>
      <w:pPr>
        <w:pStyle w:val="Compact"/>
        <w:numPr>
          <w:ilvl w:val="0"/>
          <w:numId w:val="1001"/>
        </w:numPr>
      </w:pPr>
      <w:r>
        <w:rPr>
          <w:b/>
          <w:bCs/>
        </w:rPr>
        <w:t xml:space="preserve">ADL threshold of 1</w:t>
      </w:r>
      <w:r>
        <w:t xml:space="preserve"> </w:t>
      </w:r>
      <w:r>
        <w:t xml:space="preserve">(federal 42 CFR 440.315 floor), lowered from the threshold of 2 used by Florida and Arizona. Lowering the ADL threshold expands the pool of individuals deemed clinically eligible under Channel A, increasing both the absolute count of identified individuals (numerator) and the pool eligible for detection. The denominator for all reported sensitivity rates is held constant as the full ACS-disabled adult population—individuals reporting at least one difficulty domain—under both status quo and redesigned algorithms, ensuring that apparent sensitivity gains reflect genuine identification improvement rather than denominator manipulation.</w:t>
      </w:r>
    </w:p>
    <w:p>
      <w:pPr>
        <w:pStyle w:val="Compact"/>
        <w:numPr>
          <w:ilvl w:val="0"/>
          <w:numId w:val="1001"/>
        </w:numPr>
      </w:pPr>
      <w:r>
        <w:rPr>
          <w:b/>
          <w:bCs/>
        </w:rPr>
        <w:t xml:space="preserve">Administrative data integration</w:t>
      </w:r>
      <w:r>
        <w:t xml:space="preserve">: HIE, full ex parte determination, and claims lag under 3 months, modeled via a proportional gap closure framework in which these improvements close 40% of the gap between each population’s baseline detection probability and near-perfect detection (0.98), based on evidence that HIE integration improves health record completeness and administrative data quality (eAppendix B.2).</w:t>
      </w:r>
      <w:r>
        <w:t xml:space="preserve">12,13,29</w:t>
      </w:r>
    </w:p>
    <w:p>
      <w:pPr>
        <w:pStyle w:val="Compact"/>
        <w:numPr>
          <w:ilvl w:val="0"/>
          <w:numId w:val="1001"/>
        </w:numPr>
      </w:pPr>
      <w:r>
        <w:rPr>
          <w:b/>
          <w:bCs/>
        </w:rPr>
        <w:t xml:space="preserve">Elimination of physician certification</w:t>
      </w:r>
      <w:r>
        <w:t xml:space="preserve">, consistent with current practice in Arkansas, Indiana, New York, California, Michigan, and Wisconsin.</w:t>
      </w:r>
    </w:p>
    <w:bookmarkEnd w:id="13"/>
    <w:bookmarkStart w:id="14" w:name="head-to-head-comparison"/>
    <w:p>
      <w:pPr>
        <w:pStyle w:val="Heading3"/>
      </w:pPr>
      <w:r>
        <w:t xml:space="preserve">Head-to-Head Comparison</w:t>
      </w:r>
    </w:p>
    <w:p>
      <w:pPr>
        <w:pStyle w:val="FirstParagraph"/>
      </w:pPr>
      <w:r>
        <w:t xml:space="preserve">For each of 17 states, we ran the microsimulation under both the state’s existing algorithm and the redesigned algorithm using identical ACS PUMS individual-level data. We compared overall sensitivity (percentage of ACS-disabled adults correctly identified), race-stratified sensitivity (Black-White, Hispanic-White, and AIAN-White gaps), and within-race rural-urban sensitivity differences. Sensitivity analysis varied detection and documentation probabilities by plus or minus 1 SD across five scenarios (eAppendix B.3).</w:t>
      </w:r>
      <w:r>
        <w:t xml:space="preserve">29</w:t>
      </w:r>
    </w:p>
    <w:bookmarkEnd w:id="14"/>
    <w:bookmarkStart w:id="15" w:name="coverage-impact-projection"/>
    <w:p>
      <w:pPr>
        <w:pStyle w:val="Heading3"/>
      </w:pPr>
      <w:r>
        <w:t xml:space="preserve">Coverage Impact Projection</w:t>
      </w:r>
    </w:p>
    <w:p>
      <w:pPr>
        <w:pStyle w:val="FirstParagraph"/>
      </w:pPr>
      <w:r>
        <w:t xml:space="preserve">Additional frail adults identified under the redesigned algorithm were estimated as the sensitivity gain (percentage points) multiplied by each state’s estimated expansion adult population. Coverage losses averted were estimated using the Arkansas 2018 benchmark disenrollment rate of 6.7%.</w:t>
      </w:r>
      <w:r>
        <w:t xml:space="preserve">10</w:t>
      </w:r>
    </w:p>
    <w:p>
      <w:pPr>
        <w:pStyle w:val="BodyText"/>
      </w:pPr>
      <w:r>
        <w:t xml:space="preserve">All analyses used Python 3.10 with fixed random seed 42. Code is available at https://github.com/sanjaybasu/medicaid-frailty-bias.</w:t>
      </w:r>
    </w:p>
    <w:bookmarkEnd w:id="15"/>
    <w:bookmarkStart w:id="16" w:name="limitations"/>
    <w:p>
      <w:pPr>
        <w:pStyle w:val="Heading3"/>
      </w:pPr>
      <w:ins w:id="1052" w:author="Basu/Berkowitz" w:date="2026-04-12T00:00:00Z">
        <w:r>
          <w:t xml:space="preserve">Limitations</w:t>
        </w:r>
      </w:ins>
    </w:p>
    <w:p>
      <w:pPr>
        <w:pStyle w:val="FirstParagraph"/>
      </w:pPr>
      <w:ins w:id="1053" w:author="Basu/Berkowitz" w:date="2026-04-12T00:00:00Z">
        <w:r>
          <w:t xml:space="preserve">Five limitations merit discussion. First, the ACS PUMS disability measure is self-reported and broader than state-specific ADL-based frailty criteria, meaning simulated sensitivity may overstate the under-identification gap relative to state-defined frailty. Second, the microsimulation relies on published estimates of race-differential detection and documentation probabilities; individual-level claims-linked disability data (available through ResDAC-restricted T-MSIS TAF files) would enable direct validation. Third, the proportional gap closure parameter (40%) is based on published evidence on HIE benefits;</w:t>
        </w:r>
      </w:ins>
      <w:ins w:id="1054" w:author="Basu/Berkowitz" w:date="2026-04-12T00:00:00Z">
        <w:r>
          <w:t xml:space="preserve">12,13</w:t>
        </w:r>
      </w:ins>
      <w:ins w:id="1055" w:author="Basu/Berkowitz" w:date="2026-04-12T00:00:00Z">
        <w:r>
          <w:t xml:space="preserve"> </w:t>
        </w:r>
      </w:ins>
      <w:ins w:id="1056" w:author="Basu/Berkowitz" w:date="2026-04-12T00:00:00Z">
        <w:r>
          <w:t xml:space="preserve">states with different health IT infrastructure may achieve different magnitudes of improvement. Fourth, the redesigned algorithm represents a composite of existing best practices, not a randomized intervention; projected gains assume that combining features from multiple states produces additive benefits. As partial external validation, we analyzed G2211 (</w:t>
        </w:r>
      </w:ins>
      <w:ins w:id="1057" w:author="Basu/Berkowitz" w:date="2026-04-12T00:00:00Z">
        <w:r>
          <w:t xml:space="preserve">“visit complexity inherent to E&amp;M”</w:t>
        </w:r>
      </w:ins>
      <w:ins w:id="1058" w:author="Basu/Berkowitz" w:date="2026-04-12T00:00:00Z">
        <w:r>
          <w:t xml:space="preserve">) billing data from the same HHS dataset; among 8,195 unique G2211-billing providers and 3.7 million claims, providers in specialties corresponding to the redesigned algorithm’s 13 ICD-10 families (plus primary care) accounted for 52.6% of G2211 volume, with the highest specialist domains being genitourinary (3.9%), behavioral health (2.3%), cardiovascular (2.1%), and musculoskeletal (2.1%) — all included in the redesigned list (eAppendix D).</w:t>
        </w:r>
      </w:ins>
      <w:ins w:id="1059" w:author="Basu/Berkowitz" w:date="2026-04-12T00:00:00Z">
        <w:r>
          <w:t xml:space="preserve">25,29</w:t>
        </w:r>
      </w:ins>
      <w:ins w:id="1060" w:author="Basu/Berkowitz" w:date="2026-04-12T00:00:00Z">
        <w:r>
          <w:t xml:space="preserve"> </w:t>
        </w:r>
      </w:ins>
      <w:ins w:id="1061" w:author="Basu/Berkowitz" w:date="2026-04-12T00:00:00Z">
        <w:r>
          <w:t xml:space="preserve">Fifth, coverage loss projections apply the Arkansas 2018 disenrollment rate as a national benchmark, which may not generalize to states with different enforcement approaches.</w:t>
        </w:r>
      </w:ins>
    </w:p>
    <w:p>
      <w:r>
        <w:pict>
          <v:rect style="width:0;height:1.5pt" o:hralign="center" o:hrstd="t" o:hr="t"/>
        </w:pict>
      </w:r>
    </w:p>
    <w:bookmarkEnd w:id="16"/>
    <w:bookmarkEnd w:id="17"/>
    <w:bookmarkStart w:id="23" w:name="results"/>
    <w:p>
      <w:pPr>
        <w:pStyle w:val="Heading2"/>
      </w:pPr>
      <w:r>
        <w:t xml:space="preserve">Results</w:t>
      </w:r>
    </w:p>
    <w:bookmarkStart w:id="18" w:name="study-population"/>
    <w:p>
      <w:pPr>
        <w:pStyle w:val="Heading3"/>
      </w:pPr>
      <w:r>
        <w:t xml:space="preserve">Study Population</w:t>
      </w:r>
    </w:p>
    <w:p>
      <w:pPr>
        <w:pStyle w:val="FirstParagraph"/>
      </w:pPr>
      <w:r>
        <w:t xml:space="preserve">Across 17 study states, the estimated Medicaid expansion adult population aged 19–64 totaled approximately 30 million. The ACS PUMS sample included 75,043 Medicaid-enrolled adults with disability data across six domains. Mean ACS disability prevalence among Medicaid enrollees was 55.8%. State frailty policy stringency scores ranged from 2.4 (Florida, most restrictive) to 8.9 (California, most inclusive) (Exhibit 1).</w:t>
      </w:r>
    </w:p>
    <w:bookmarkEnd w:id="18"/>
    <w:bookmarkStart w:id="19" w:name="status-quo-algorithm-performance"/>
    <w:p>
      <w:pPr>
        <w:pStyle w:val="Heading3"/>
      </w:pPr>
      <w:r>
        <w:t xml:space="preserve">Status Quo Algorithm Performance</w:t>
      </w:r>
    </w:p>
    <w:p>
      <w:pPr>
        <w:pStyle w:val="FirstParagraph"/>
      </w:pPr>
      <w:r>
        <w:t xml:space="preserve">Existing state frailty algorithms identified a mean of 31.4% of ACS-disabled Medicaid adults as medically frail, ranging from 14.3% (Florida, Arizona) to 45.4% (New York) (Exhibit 1). States with the most restrictive criteria—Florida (stringency 2.4), Arizona (2.8), and Tennessee (3.2)—identified fewer than 19% of disabled adults. States with more inclusive criteria—New York (8.4), California (8.9), Wisconsin (6.4)—identified over 44%. Across all states, the majority of adults with ACS-defined functional disability were not identified by existing algorithms. Identification varied by race/ethnicity: mean White sensitivity was 39.1%, compared with 26.2% for Black, 28.9% for Hispanic, and 27.5% for AIAN enrollees (Exhibit 1). Within race, metropolitan enrollees had 3–5 percentage point higher sensitivity than nonmetropolitan enrollees (e.g., White metro: 41.4% vs. White nonmetro: 36.7%).</w:t>
      </w:r>
    </w:p>
    <w:bookmarkEnd w:id="19"/>
    <w:bookmarkStart w:id="20" w:name="redesigned-algorithm-performance"/>
    <w:p>
      <w:pPr>
        <w:pStyle w:val="Heading3"/>
      </w:pPr>
      <w:r>
        <w:t xml:space="preserve">Redesigned Algorithm Performance</w:t>
      </w:r>
    </w:p>
    <w:p>
      <w:pPr>
        <w:pStyle w:val="FirstParagraph"/>
      </w:pPr>
      <w:r>
        <w:t xml:space="preserve">The redesigned algorithm increased mean sensitivity to 45.6%, ranging from 40.7% (Florida, Arizona, Tennessee) to 51.8% (New York) (Exhibit 2). All 17 states showed gains. The largest gains occurred in states with the most restrictive existing criteria: Florida and Arizona (+26.4 percentage points each), Tennessee (+22.2), and Oklahoma (+19.3). States with already-inclusive criteria showed smaller but consistent gains: New York (+6.4), Wisconsin and California (+6.9 each).</w:t>
      </w:r>
    </w:p>
    <w:p>
      <w:pPr>
        <w:pStyle w:val="BodyText"/>
      </w:pPr>
      <w:r>
        <w:t xml:space="preserve">The improvement was driven primarily by the expanded diagnostic list and lowered ADL threshold (Channel A), which increased the pool of clinically eligible individuals from a mean of 49.8% to 55.8%. The proportional gap closure in detection probabilities (Channel B) and elimination of physician certification (Channel C) contributed additional gains. Sensitivity analyses varying detection and documentation parameters by plus or minus 1 SD confirmed that gains were positive under all scenarios (eAppendix B.3).</w:t>
      </w:r>
      <w:r>
        <w:t xml:space="preserve">29</w:t>
      </w:r>
    </w:p>
    <w:bookmarkEnd w:id="20"/>
    <w:bookmarkStart w:id="21" w:name="equity-evaluation"/>
    <w:p>
      <w:pPr>
        <w:pStyle w:val="Heading3"/>
      </w:pPr>
      <w:r>
        <w:t xml:space="preserve">Equity Evaluation</w:t>
      </w:r>
    </w:p>
    <w:p>
      <w:pPr>
        <w:pStyle w:val="FirstParagraph"/>
      </w:pPr>
      <w:r>
        <w:t xml:space="preserve">The redesigned algorithm produced differential equity effects across racial/ethnic groups and geographies (Exhibit 3). The mean AIAN-White sensitivity gap narrowed from 11.6 to 6.3 percentage points (46% reduction), the largest equity gain among subgroups evaluated. AIAN sensitivity increased by 19.6 percentage points (from 27.5% to 47.1%), compared with 14.3 for White enrollees (from 39.1% to 53.4%). The mean Black-White gap narrowed modestly from 12.8 to 11.5 percentage points (10% reduction), with Black sensitivity increasing by 15.6 percentage points (from 26.2% to 41.9%). The Hispanic-White gap was essentially unchanged (10.2 to 10.4 percentage points), as Hispanic enrollees gained 14.1 percentage points, comparable to White gains.</w:t>
      </w:r>
    </w:p>
    <w:p>
      <w:pPr>
        <w:pStyle w:val="BodyText"/>
      </w:pPr>
      <w:r>
        <w:t xml:space="preserve">Within race, the rural-urban sensitivity gap narrowed for White enrollees (from 4.7 to 3.4 percentage points, metro higher) and was stable for Black enrollees (3.0 to 2.9 percentage points). However, the AIAN rural-urban gap widened (from 10.1 to 15.4 percentage points), reflecting the compounding of lower AIAN detection with the rural</w:t>
      </w:r>
      <w:del w:id="1027" w:author="Basu/Berkowitz" w:date="2026-04-12T00:00:00Z">
        <w:r>
          <w:delText>penalty.</w:delText>
        </w:r>
      </w:del>
      <w:ins w:id="1028" w:author="Basu/Berkowitz" w:date="2026-04-12T00:00:00Z">
        <w:r>
          <w:t>penalty; importantly, both AIAN metro (30.6% to 51.8%, +21.2 pp) and AIAN nonmetro (20.5% to 36.4%, +16.0 pp) enrollees showed substantial absolute gains, indicating that the redesigned algorithm improves identification for all AIAN subgroups even as the gap between them widens.</w:t>
        </w:r>
      </w:ins>
      <w:r>
        <w:t xml:space="preserve">The aggregate rural-urban gap was modest, as the disproportionately White composition of rural areas offset within-race rural penalties.</w:t>
      </w:r>
    </w:p>
    <w:bookmarkEnd w:id="21"/>
    <w:bookmarkStart w:id="22" w:name="projected-coverage-impact"/>
    <w:p>
      <w:pPr>
        <w:pStyle w:val="Heading3"/>
      </w:pPr>
      <w:r>
        <w:t xml:space="preserve">Projected Coverage Impact</w:t>
      </w:r>
    </w:p>
    <w:p>
      <w:pPr>
        <w:pStyle w:val="FirstParagraph"/>
      </w:pPr>
      <w:r>
        <w:t xml:space="preserve">Adoption of the redesigned algorithm would identify an estimated</w:t>
      </w:r>
      <w:del w:id="1029" w:author="Basu/Berkowitz" w:date="2026-04-12T00:00:00Z">
        <w:r>
          <w:delText>3,773,401</w:delText>
        </w:r>
      </w:del>
      <w:ins w:id="1030" w:author="Basu/Berkowitz" w:date="2026-04-12T00:00:00Z">
        <w:r>
          <w:t>3,773,268</w:t>
        </w:r>
      </w:ins>
      <w:r>
        <w:t xml:space="preserve">additional medically frail adults across 17 states, averting an estimated</w:t>
      </w:r>
      <w:del w:id="1031" w:author="Basu/Berkowitz" w:date="2026-04-12T00:00:00Z">
        <w:r>
          <w:delText>252,817</w:delText>
        </w:r>
      </w:del>
      <w:ins w:id="1032" w:author="Basu/Berkowitz" w:date="2026-04-12T00:00:00Z">
        <w:r>
          <w:t>252,799</w:t>
        </w:r>
      </w:ins>
      <w:r>
        <w:t xml:space="preserve">coverage losses under full community engagement requirement enforcement (Exhibit 4). The largest absolute impact was projected in Florida</w:t>
      </w:r>
      <w:del w:id="1033" w:author="Basu/Berkowitz" w:date="2026-04-12T00:00:00Z">
        <w:r>
          <w:delText>(668,328</w:delText>
        </w:r>
      </w:del>
      <w:ins w:id="1034" w:author="Basu/Berkowitz" w:date="2026-04-12T00:00:00Z">
        <w:r>
          <w:t>(667,666</w:t>
        </w:r>
      </w:ins>
      <w:r>
        <w:t xml:space="preserve">additional identified;</w:t>
      </w:r>
      <w:del w:id="1035" w:author="Basu/Berkowitz" w:date="2026-04-12T00:00:00Z">
        <w:r>
          <w:delText>44,778</w:delText>
        </w:r>
      </w:del>
      <w:ins w:id="1036" w:author="Basu/Berkowitz" w:date="2026-04-12T00:00:00Z">
        <w:r>
          <w:t>44,733</w:t>
        </w:r>
      </w:ins>
      <w:r>
        <w:t xml:space="preserve">losses averted), Texas (586,500;</w:t>
      </w:r>
      <w:del w:id="1037" w:author="Basu/Berkowitz" w:date="2026-04-12T00:00:00Z">
        <w:r>
          <w:delText>39,296),</w:delText>
        </w:r>
      </w:del>
      <w:ins w:id="1038" w:author="Basu/Berkowitz" w:date="2026-04-12T00:00:00Z">
        <w:r>
          <w:t>39,295),</w:t>
        </w:r>
      </w:ins>
      <w:r>
        <w:t xml:space="preserve">and California</w:t>
      </w:r>
      <w:del w:id="1039" w:author="Basu/Berkowitz" w:date="2026-04-12T00:00:00Z">
        <w:r>
          <w:delText>(555,678;</w:delText>
        </w:r>
      </w:del>
      <w:ins w:id="1040" w:author="Basu/Berkowitz" w:date="2026-04-12T00:00:00Z">
        <w:r>
          <w:t>(555,676;</w:t>
        </w:r>
      </w:ins>
      <w:r>
        <w:t xml:space="preserve">37,230). Even states with relatively inclusive existing algorithms—such as New York and Wisconsin—would gain, reflecting the expanded diagnostic recognition and data integration improvements.</w:t>
      </w:r>
    </w:p>
    <w:p>
      <w:r>
        <w:pict>
          <v:rect style="width:0;height:1.5pt" o:hralign="center" o:hrstd="t" o:hr="t"/>
        </w:pict>
      </w:r>
    </w:p>
    <w:bookmarkEnd w:id="22"/>
    <w:bookmarkEnd w:id="23"/>
    <w:bookmarkStart w:id="28" w:name="discussion"/>
    <w:p>
      <w:pPr>
        <w:pStyle w:val="Heading2"/>
      </w:pPr>
      <w:r>
        <w:t xml:space="preserve">Discussion</w:t>
      </w:r>
    </w:p>
    <w:bookmarkStart w:id="24" w:name="principal-findings"/>
    <w:p>
      <w:pPr>
        <w:pStyle w:val="Heading3"/>
      </w:pPr>
      <w:r>
        <w:t xml:space="preserve">Principal Findings</w:t>
      </w:r>
    </w:p>
    <w:p>
      <w:pPr>
        <w:pStyle w:val="FirstParagraph"/>
      </w:pPr>
      <w:r>
        <w:t xml:space="preserve">Existing Medicaid frailty algorithms identify fewer than one-third of adults with functional disability as medically frail, with mean sensitivity of 31.4% across 17 state algorithms. An evidence-based redesigned algorithm incorporating expanded diagnostic criteria, health information exchange integration, ex parte determination, and elimination of physician certification increased mean sensitivity to 45.6% (+14.3 percentage points). The redesigned algorithm halved the AIAN-White identification gap and modestly narrowed the Black-White</w:t>
      </w:r>
      <w:del w:id="1041" w:author="Basu/Berkowitz" w:date="2026-04-12T00:00:00Z">
        <w:r>
          <w:delText>gap, though within-race</w:delText>
        </w:r>
      </w:del>
      <w:ins w:id="1042" w:author="Basu/Berkowitz" w:date="2026-04-12T00:00:00Z">
        <w:r>
          <w:t>gap. Within-race</w:t>
        </w:r>
      </w:ins>
      <w:r>
        <w:t xml:space="preserve">rural-urban differences</w:t>
      </w:r>
      <w:del w:id="1043" w:author="Basu/Berkowitz" w:date="2026-04-12T00:00:00Z">
        <w:r>
          <w:delText>persisted.</w:delText>
        </w:r>
      </w:del>
      <w:ins w:id="1044" w:author="Basu/Berkowitz" w:date="2026-04-12T00:00:00Z">
        <w:r>
          <w:t>persisted, but in a context of increased sensitivity for all categories such that there would be absolute improvements for all categories were the new algorithm to be implemented.</w:t>
        </w:r>
      </w:ins>
      <w:r>
        <w:t xml:space="preserve">These improvements would identify nearly 3.8 million additional frail adults and avert approximately 253,000 coverage losses under the One Big Beautiful Bill Act mandate.</w:t>
      </w:r>
    </w:p>
    <w:bookmarkEnd w:id="24"/>
    <w:bookmarkStart w:id="25" w:name="mechanism"/>
    <w:p>
      <w:pPr>
        <w:pStyle w:val="Heading3"/>
      </w:pPr>
      <w:r>
        <w:t xml:space="preserve">Mechanism</w:t>
      </w:r>
    </w:p>
    <w:p>
      <w:pPr>
        <w:pStyle w:val="FirstParagraph"/>
      </w:pPr>
      <w:r>
        <w:t xml:space="preserve">Three design features of existing algorithms contribute to under-identification. First, restrictive ICD-10 diagnostic lists miss conditions prevalent among working-age Medicaid enrollees—particularly musculoskeletal disorders, broadly-defined nervous system conditions, and social determinant codes that California and New York recognize but most states do not. Second, reliance on MMIS claims data without HIE supplementation systematically misses individuals whose care is fragmented across providers or occurs in settings that generate fewer qualifying codes—a mechanism with well-documented racial differentials.</w:t>
      </w:r>
      <w:r>
        <w:t xml:space="preserve">7,8,9</w:t>
      </w:r>
      <w:r>
        <w:t xml:space="preserve"> </w:t>
      </w:r>
      <w:r>
        <w:t xml:space="preserve">Third, physician certification requirements impose procedural barriers that compound access differentials across communities with varying primary care capacity.</w:t>
      </w:r>
      <w:r>
        <w:t xml:space="preserve">8,11</w:t>
      </w:r>
    </w:p>
    <w:p>
      <w:pPr>
        <w:pStyle w:val="BodyText"/>
      </w:pPr>
      <w:r>
        <w:t xml:space="preserve">The heterogeneous equity effects reflect how algorithmic redesign interacts with different structural barriers. The large AIAN-White gap reduction (46%) occurs because AIAN populations, with the lowest baseline detection probability (0.52), had the most room for proportional improvement when data fragmentation between IHS and state Medicaid systems is addressed. The modest Black-White gap reduction (10%) reflects that while Black enrollees gained more in absolute terms (+15.6 versus +14.3 percentage points for White), the expanded diagnostic criteria and lowered ADL threshold—which</w:t>
      </w:r>
      <w:del w:id="1045" w:author="Basu/Berkowitz" w:date="2026-04-12T00:00:00Z">
        <w:r>
          <w:delText>are race-neutral—contributed</w:delText>
        </w:r>
      </w:del>
      <w:ins w:id="1046" w:author="Basu/Berkowitz" w:date="2026-04-12T00:00:00Z">
        <w:r>
          <w:t>have similar impacts across racial categories—contributed</w:t>
        </w:r>
      </w:ins>
      <w:r>
        <w:t xml:space="preserve">the majority of gains, partially offsetting the race-differential detection improvement. The persistent within-race rural-urban gap suggests that data integration alone does not fully compensate for lower provider density in nonmetropolitan areas; targeted rural outreach or telehealth strategies may be needed alongside algorithmic reform.</w:t>
      </w:r>
    </w:p>
    <w:p>
      <w:pPr>
        <w:pStyle w:val="BodyText"/>
      </w:pPr>
      <w:r>
        <w:t xml:space="preserve">This finding is consistent with evidence that HIE integration improves health record completeness and care quality: a systematic review found beneficial effects in 90% of HIE quality-of-care analyses,</w:t>
      </w:r>
      <w:r>
        <w:t xml:space="preserve">12</w:t>
      </w:r>
      <w:r>
        <w:t xml:space="preserve"> </w:t>
      </w:r>
      <w:r>
        <w:t xml:space="preserve">and Indiana’s statewide HIE improved race data completeness in administrative records from 38% to 60%.</w:t>
      </w:r>
      <w:r>
        <w:t xml:space="preserve">13</w:t>
      </w:r>
      <w:r>
        <w:t xml:space="preserve"> </w:t>
      </w:r>
      <w:r>
        <w:t xml:space="preserve">Prior work has focused on documenting racial unfairness in health algorithms;</w:t>
      </w:r>
      <w:r>
        <w:t xml:space="preserve">7</w:t>
      </w:r>
      <w:r>
        <w:t xml:space="preserve"> </w:t>
      </w:r>
      <w:r>
        <w:t xml:space="preserve">these results suggest that targeting overall algorithm performance yields the largest equity co-benefit for the most marginalized populations (AIAN, rural AIAN), but that race-neutral reforms alone are insufficient to fully close identification gaps driven by structural access disparities.</w:t>
      </w:r>
    </w:p>
    <w:bookmarkEnd w:id="25"/>
    <w:bookmarkStart w:id="26" w:name="policy-implications"/>
    <w:p>
      <w:pPr>
        <w:pStyle w:val="Heading3"/>
      </w:pPr>
      <w:r>
        <w:t xml:space="preserve">Policy Implications</w:t>
      </w:r>
    </w:p>
    <w:p>
      <w:pPr>
        <w:pStyle w:val="FirstParagraph"/>
      </w:pPr>
      <w:r>
        <w:t xml:space="preserve">Three implications follow. First, CMS retains authority under 42 C.F.R. § 430.25 and Public Law 119-21 rulemaking provisions to establish minimum algorithmic design standards for state frailty determination</w:t>
      </w:r>
      <w:del w:id="1047" w:author="Basu/Berkowitz" w:date="2026-04-12T00:00:00Z">
        <w:r>
          <w:delText>systems, including minimum diagnostic breadth and data integration requirements.</w:delText>
        </w:r>
      </w:del>
      <w:ins w:id="1048" w:author="Basu/Berkowitz" w:date="2026-04-12T00:00:00Z">
        <w:r>
          <w:t>systems.3</w:t>
        </w:r>
      </w:ins>
      <w:r>
        <w:t xml:space="preserve">The difference between the least and most inclusive existing algorithms represents a 30 percentage point gap in identification sensitivity.</w:t>
      </w:r>
      <w:ins w:id="1049" w:author="Basu/Berkowitz" w:date="2026-04-12T00:00:00Z">
        <w:r>
          <w:t>Specific minimum standards should include: (1) recognition of at least 10 ICD-10 diagnostic condition families (the current range spans 5–13 across states); (2) mandatory health information exchange integration to supplement MMIS claims data; (3) full ex parte determination capability—automated screening without requiring individual application—to reduce procedural barriers; (4) claims adjudication lag under 3 months; and (5) elimination of physician certification requirements in favor of claims-based identification, consistent with current practice in Arkansas, Indiana, New York, California, Michigan, and Wisconsin.</w:t>
        </w:r>
      </w:ins>
      <w:r>
        <w:t xml:space="preserve">Second, HIE integration should be a minimum adequacy standard rather than an optional design feature: states with HIE integration achieved substantially higher sensitivity even before algorithmic redesign. Third, physician certification requirements should be eliminated in favor of data-driven ex parte determination, consistent with practice in six states, to remove a documentation barrier that disproportionately affects enrollees in communities with lower provider density. Supporting evidence from staggered difference-in-differences and synthetic control analyses of community engagement requirement implementation is presented in eAppendix</w:t>
      </w:r>
      <w:del w:id="1050" w:author="Basu/Berkowitz" w:date="2026-04-12T00:00:00Z">
        <w:r>
          <w:delText>C. [DELETED: Limitations / Five limitations merit discussion. First, the ACS PUMS disability measure is self-reported and broader than state-specific ADL-based frailty criteria, meaning simulated sensitivity may overstate the under-identification gap relative to state-defined frailty. Second, the microsimulation relies on published estimates of race-differential detection and documentation probabilities; individual-level claims-linked disability data (available through ResDAC-restricted T-MSIS TAF files) would enable direct validation. Third, the proportional gap closure parameter (40%) is based on published evidence on HIE benefits; states with different health IT infrastructure may achieve different magnitudes of improvement. Fourth, the redesigned algorithm represents a composite of existing best practices, not a randomized intervention; projected gains assume that combining features from multiple states produces additive benefits. As partial external validation, we analyzed G2211 ("visit complexity inherent to E&amp;M") billing data from the same HHS dataset; among 8,195 unique G2211-billing providers and 3.7 million claims, providers in specialties corresponding to the redesigned algorithm's 13 ICD-10 families (plus primary care) accounted for 52.6% of G2211 volume, with the highest specialist domains being genitourinary (3.9%), behavioral health (2.3%), cardiovascular (2.1%), and musculoskeletal (2.1%) — all included in the redesigned list (eAppendix D). Fifth, coverage loss projections apply the Arkansas 2018 disenrollment rate as a national benchmark, which may not generalize to states with different enforcement approaches.]</w:delText>
        </w:r>
      </w:del>
      <w:ins w:id="1051" w:author="Basu/Berkowitz" w:date="2026-04-12T00:00:00Z">
        <w:r>
          <w:t>C.29</w:t>
        </w:r>
      </w:ins>
    </w:p>
    <w:bookmarkEnd w:id="26"/>
    <w:bookmarkStart w:id="27" w:name="conclusion"/>
    <w:p>
      <w:pPr>
        <w:pStyle w:val="Heading3"/>
      </w:pPr>
      <w:r>
        <w:t xml:space="preserve">Conclusion</w:t>
      </w:r>
    </w:p>
    <w:p>
      <w:pPr>
        <w:pStyle w:val="FirstParagraph"/>
      </w:pPr>
      <w:r>
        <w:t xml:space="preserve">Existing Medicaid frailty algorithms miss the majority of functionally disabled adults, with identification gaps that disproportionately affect AIAN, Black, and rural enrollees. An evidence-based redesign incorporating expanded diagnostic criteria, HIE integration, ex parte determination, and elimination of physician certification improves identification across all populations and narrows racial disparities—particularly for AIAN enrollees—as a co-benefit, though within-race rural-urban gaps warrant complementary interventions. CMS should consider establishing minimum algorithmic design standards for state frailty determination systems under the One Big Beautiful Bill Act.</w:t>
      </w:r>
    </w:p>
    <w:p>
      <w:r>
        <w:pict>
          <v:rect style="width:0;height:1.5pt" o:hralign="center" o:hrstd="t" o:hr="t"/>
        </w:pict>
      </w:r>
    </w:p>
    <w:bookmarkEnd w:id="27"/>
    <w:bookmarkEnd w:id="28"/>
    <w:bookmarkStart w:id="29" w:name="X20f74cb26936ea7bb05c763a95564f00dc13f0a"/>
    <w:p>
      <w:pPr>
        <w:pStyle w:val="Heading2"/>
      </w:pPr>
      <w:r>
        <w:t xml:space="preserve">Exhibit 1. State Algorithm Design Features and Sensitivity of Status Quo vs. Redesigned Frailty Algorithms</w:t>
      </w:r>
    </w:p>
    <w:p>
      <w:pPr>
        <w:pStyle w:val="FirstParagraph"/>
      </w:pPr>
      <w:r>
        <w:rPr>
          <w:i/>
          <w:iCs/>
        </w:rPr>
        <w:t xml:space="preserve">Sensitivity = percentage of ACS-disabled Medicaid adults aged 19–64 correctly identified as medically frail via three-channel Monte Carlo microsimulation (300 replications, 2,000 individuals per racial/ethnic group per state). States ordered by ascending policy stringency score. ADL = activities of daily living. Cert = physician certification required. HIE = health information exchange integration. SQ = status quo algorithm; Imp = redesigned algorithm. The redesigned algorithm applies: 13 ICD-10 diagnostic families (CA–NY union), ADL threshold = 1, HIE + full ex parte + short claims lag, no physician certification. CER = community engagement requirement.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State</w:t>
            </w:r>
          </w:p>
        </w:tc>
        <w:tc>
          <w:tcPr/>
          <w:p>
            <w:pPr>
              <w:pStyle w:val="Compact"/>
            </w:pPr>
            <w:r>
              <w:t xml:space="preserve">CER Status</w:t>
            </w:r>
          </w:p>
        </w:tc>
        <w:tc>
          <w:tcPr/>
          <w:p>
            <w:pPr>
              <w:pStyle w:val="Compact"/>
            </w:pPr>
            <w:r>
              <w:t xml:space="preserve">Stringency</w:t>
            </w:r>
          </w:p>
        </w:tc>
        <w:tc>
          <w:tcPr/>
          <w:p>
            <w:pPr>
              <w:pStyle w:val="Compact"/>
            </w:pPr>
            <w:r>
              <w:t xml:space="preserve">ADL</w:t>
            </w:r>
          </w:p>
        </w:tc>
        <w:tc>
          <w:tcPr/>
          <w:p>
            <w:pPr>
              <w:pStyle w:val="Compact"/>
            </w:pPr>
            <w:r>
              <w:t xml:space="preserve">Cert</w:t>
            </w:r>
          </w:p>
        </w:tc>
        <w:tc>
          <w:tcPr/>
          <w:p>
            <w:pPr>
              <w:pStyle w:val="Compact"/>
            </w:pPr>
            <w:r>
              <w:t xml:space="preserve">HIE</w:t>
            </w:r>
          </w:p>
        </w:tc>
        <w:tc>
          <w:tcPr/>
          <w:p>
            <w:pPr>
              <w:pStyle w:val="Compact"/>
            </w:pPr>
            <w:r>
              <w:t xml:space="preserve">SQ Sensitivity (%)</w:t>
            </w:r>
          </w:p>
        </w:tc>
        <w:tc>
          <w:tcPr/>
          <w:p>
            <w:pPr>
              <w:pStyle w:val="Compact"/>
            </w:pPr>
            <w:r>
              <w:t xml:space="preserve">Imp Sensitivity (%)</w:t>
            </w:r>
          </w:p>
        </w:tc>
        <w:tc>
          <w:tcPr/>
          <w:p>
            <w:pPr>
              <w:pStyle w:val="Compact"/>
            </w:pPr>
            <w:r>
              <w:t xml:space="preserve">Gain (pp)</w:t>
            </w:r>
          </w:p>
        </w:tc>
      </w:tr>
      <w:tr>
        <w:tc>
          <w:tcPr/>
          <w:p>
            <w:pPr>
              <w:pStyle w:val="Compact"/>
            </w:pPr>
            <w:r>
              <w:t xml:space="preserve">Florida</w:t>
            </w:r>
          </w:p>
        </w:tc>
        <w:tc>
          <w:tcPr/>
          <w:p>
            <w:pPr>
              <w:pStyle w:val="Compact"/>
            </w:pPr>
            <w:r>
              <w:t xml:space="preserve">Pending</w:t>
            </w:r>
          </w:p>
        </w:tc>
        <w:tc>
          <w:tcPr/>
          <w:p>
            <w:pPr>
              <w:pStyle w:val="Compact"/>
            </w:pPr>
            <w:r>
              <w:t xml:space="preserve">2.4</w:t>
            </w:r>
          </w:p>
        </w:tc>
        <w:tc>
          <w:tcPr/>
          <w:p>
            <w:pPr>
              <w:pStyle w:val="Compact"/>
            </w:pPr>
            <w:r>
              <w:t xml:space="preserve">2</w:t>
            </w:r>
          </w:p>
        </w:tc>
        <w:tc>
          <w:tcPr/>
          <w:p>
            <w:pPr>
              <w:pStyle w:val="Compact"/>
            </w:pPr>
            <w:r>
              <w:t xml:space="preserve">Yes</w:t>
            </w:r>
          </w:p>
        </w:tc>
        <w:tc>
          <w:tcPr/>
          <w:p>
            <w:pPr>
              <w:pStyle w:val="Compact"/>
            </w:pPr>
            <w:r>
              <w:t xml:space="preserve">No</w:t>
            </w:r>
          </w:p>
        </w:tc>
        <w:tc>
          <w:tcPr/>
          <w:p>
            <w:pPr>
              <w:pStyle w:val="Compact"/>
            </w:pPr>
            <w:r>
              <w:t xml:space="preserve">14.3</w:t>
            </w:r>
          </w:p>
        </w:tc>
        <w:tc>
          <w:tcPr/>
          <w:p>
            <w:pPr>
              <w:pStyle w:val="Compact"/>
            </w:pPr>
            <w:r>
              <w:t xml:space="preserve">40.7</w:t>
            </w:r>
          </w:p>
        </w:tc>
        <w:tc>
          <w:tcPr/>
          <w:p>
            <w:pPr>
              <w:pStyle w:val="Compact"/>
            </w:pPr>
            <w:r>
              <w:t xml:space="preserve">+26.4</w:t>
            </w:r>
          </w:p>
        </w:tc>
      </w:tr>
      <w:tr>
        <w:tc>
          <w:tcPr/>
          <w:p>
            <w:pPr>
              <w:pStyle w:val="Compact"/>
            </w:pPr>
            <w:r>
              <w:t xml:space="preserve">Arizona</w:t>
            </w:r>
          </w:p>
        </w:tc>
        <w:tc>
          <w:tcPr/>
          <w:p>
            <w:pPr>
              <w:pStyle w:val="Compact"/>
            </w:pPr>
            <w:r>
              <w:t xml:space="preserve">Pending</w:t>
            </w:r>
          </w:p>
        </w:tc>
        <w:tc>
          <w:tcPr/>
          <w:p>
            <w:pPr>
              <w:pStyle w:val="Compact"/>
            </w:pPr>
            <w:r>
              <w:t xml:space="preserve">2.8</w:t>
            </w:r>
          </w:p>
        </w:tc>
        <w:tc>
          <w:tcPr/>
          <w:p>
            <w:pPr>
              <w:pStyle w:val="Compact"/>
            </w:pPr>
            <w:r>
              <w:t xml:space="preserve">2</w:t>
            </w:r>
          </w:p>
        </w:tc>
        <w:tc>
          <w:tcPr/>
          <w:p>
            <w:pPr>
              <w:pStyle w:val="Compact"/>
            </w:pPr>
            <w:r>
              <w:t xml:space="preserve">Yes</w:t>
            </w:r>
          </w:p>
        </w:tc>
        <w:tc>
          <w:tcPr/>
          <w:p>
            <w:pPr>
              <w:pStyle w:val="Compact"/>
            </w:pPr>
            <w:r>
              <w:t xml:space="preserve">No</w:t>
            </w:r>
          </w:p>
        </w:tc>
        <w:tc>
          <w:tcPr/>
          <w:p>
            <w:pPr>
              <w:pStyle w:val="Compact"/>
            </w:pPr>
            <w:r>
              <w:t xml:space="preserve">14.3</w:t>
            </w:r>
          </w:p>
        </w:tc>
        <w:tc>
          <w:tcPr/>
          <w:p>
            <w:pPr>
              <w:pStyle w:val="Compact"/>
            </w:pPr>
            <w:r>
              <w:t xml:space="preserve">40.7</w:t>
            </w:r>
          </w:p>
        </w:tc>
        <w:tc>
          <w:tcPr/>
          <w:p>
            <w:pPr>
              <w:pStyle w:val="Compact"/>
            </w:pPr>
            <w:r>
              <w:t xml:space="preserve">+26.4</w:t>
            </w:r>
          </w:p>
        </w:tc>
      </w:tr>
      <w:tr>
        <w:tc>
          <w:tcPr/>
          <w:p>
            <w:pPr>
              <w:pStyle w:val="Compact"/>
            </w:pPr>
            <w:r>
              <w:t xml:space="preserve">Tennessee</w:t>
            </w:r>
          </w:p>
        </w:tc>
        <w:tc>
          <w:tcPr/>
          <w:p>
            <w:pPr>
              <w:pStyle w:val="Compact"/>
            </w:pPr>
            <w:r>
              <w:t xml:space="preserve">Pending</w:t>
            </w:r>
          </w:p>
        </w:tc>
        <w:tc>
          <w:tcPr/>
          <w:p>
            <w:pPr>
              <w:pStyle w:val="Compact"/>
            </w:pPr>
            <w:r>
              <w:t xml:space="preserve">3.2</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18.6</w:t>
            </w:r>
          </w:p>
        </w:tc>
        <w:tc>
          <w:tcPr/>
          <w:p>
            <w:pPr>
              <w:pStyle w:val="Compact"/>
            </w:pPr>
            <w:r>
              <w:t xml:space="preserve">40.7</w:t>
            </w:r>
          </w:p>
        </w:tc>
        <w:tc>
          <w:tcPr/>
          <w:p>
            <w:pPr>
              <w:pStyle w:val="Compact"/>
            </w:pPr>
            <w:r>
              <w:t xml:space="preserve">+22.2</w:t>
            </w:r>
          </w:p>
        </w:tc>
      </w:tr>
      <w:tr>
        <w:tc>
          <w:tcPr/>
          <w:p>
            <w:pPr>
              <w:pStyle w:val="Compact"/>
            </w:pPr>
            <w:r>
              <w:t xml:space="preserve">Texas</w:t>
            </w:r>
          </w:p>
        </w:tc>
        <w:tc>
          <w:tcPr/>
          <w:p>
            <w:pPr>
              <w:pStyle w:val="Compact"/>
            </w:pPr>
            <w:r>
              <w:t xml:space="preserve">Pending</w:t>
            </w:r>
          </w:p>
        </w:tc>
        <w:tc>
          <w:tcPr/>
          <w:p>
            <w:pPr>
              <w:pStyle w:val="Compact"/>
            </w:pPr>
            <w:r>
              <w:t xml:space="preserve">3.5</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23.5</w:t>
            </w:r>
          </w:p>
        </w:tc>
        <w:tc>
          <w:tcPr/>
          <w:p>
            <w:pPr>
              <w:pStyle w:val="Compact"/>
            </w:pPr>
            <w:r>
              <w:t xml:space="preserve">40.7</w:t>
            </w:r>
          </w:p>
        </w:tc>
        <w:tc>
          <w:tcPr/>
          <w:p>
            <w:pPr>
              <w:pStyle w:val="Compact"/>
            </w:pPr>
            <w:r>
              <w:t xml:space="preserve">+17.2</w:t>
            </w:r>
          </w:p>
        </w:tc>
      </w:tr>
      <w:tr>
        <w:tc>
          <w:tcPr/>
          <w:p>
            <w:pPr>
              <w:pStyle w:val="Compact"/>
            </w:pPr>
            <w:r>
              <w:t xml:space="preserve">Arkansas</w:t>
            </w:r>
          </w:p>
        </w:tc>
        <w:tc>
          <w:tcPr/>
          <w:p>
            <w:pPr>
              <w:pStyle w:val="Compact"/>
            </w:pPr>
            <w:r>
              <w:t xml:space="preserve">Terminated</w:t>
            </w:r>
          </w:p>
        </w:tc>
        <w:tc>
          <w:tcPr/>
          <w:p>
            <w:pPr>
              <w:pStyle w:val="Compact"/>
            </w:pPr>
            <w:r>
              <w:t xml:space="preserve">3.8</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30.5</w:t>
            </w:r>
          </w:p>
        </w:tc>
        <w:tc>
          <w:tcPr/>
          <w:p>
            <w:pPr>
              <w:pStyle w:val="Compact"/>
            </w:pPr>
            <w:r>
              <w:t xml:space="preserve">47.2</w:t>
            </w:r>
          </w:p>
        </w:tc>
        <w:tc>
          <w:tcPr/>
          <w:p>
            <w:pPr>
              <w:pStyle w:val="Compact"/>
            </w:pPr>
            <w:r>
              <w:t xml:space="preserve">+16.7</w:t>
            </w:r>
          </w:p>
        </w:tc>
      </w:tr>
      <w:tr>
        <w:tc>
          <w:tcPr/>
          <w:p>
            <w:pPr>
              <w:pStyle w:val="Compact"/>
            </w:pPr>
            <w:r>
              <w:t xml:space="preserve">Oklahoma</w:t>
            </w:r>
          </w:p>
        </w:tc>
        <w:tc>
          <w:tcPr/>
          <w:p>
            <w:pPr>
              <w:pStyle w:val="Compact"/>
            </w:pPr>
            <w:r>
              <w:t xml:space="preserve">Pending</w:t>
            </w:r>
          </w:p>
        </w:tc>
        <w:tc>
          <w:tcPr/>
          <w:p>
            <w:pPr>
              <w:pStyle w:val="Compact"/>
            </w:pPr>
            <w:r>
              <w:t xml:space="preserve">4.1</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24.6</w:t>
            </w:r>
          </w:p>
        </w:tc>
        <w:tc>
          <w:tcPr/>
          <w:p>
            <w:pPr>
              <w:pStyle w:val="Compact"/>
            </w:pPr>
            <w:r>
              <w:t xml:space="preserve">44.0</w:t>
            </w:r>
          </w:p>
        </w:tc>
        <w:tc>
          <w:tcPr/>
          <w:p>
            <w:pPr>
              <w:pStyle w:val="Compact"/>
            </w:pPr>
            <w:r>
              <w:t xml:space="preserve">+19.3</w:t>
            </w:r>
          </w:p>
        </w:tc>
      </w:tr>
      <w:tr>
        <w:tc>
          <w:tcPr/>
          <w:p>
            <w:pPr>
              <w:pStyle w:val="Compact"/>
            </w:pPr>
            <w:r>
              <w:t xml:space="preserve">Georgia</w:t>
            </w:r>
          </w:p>
        </w:tc>
        <w:tc>
          <w:tcPr/>
          <w:p>
            <w:pPr>
              <w:pStyle w:val="Compact"/>
            </w:pPr>
            <w:r>
              <w:t xml:space="preserve">Active</w:t>
            </w:r>
          </w:p>
        </w:tc>
        <w:tc>
          <w:tcPr/>
          <w:p>
            <w:pPr>
              <w:pStyle w:val="Compact"/>
            </w:pPr>
            <w:r>
              <w:t xml:space="preserve">4.2</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31.2</w:t>
            </w:r>
          </w:p>
        </w:tc>
        <w:tc>
          <w:tcPr/>
          <w:p>
            <w:pPr>
              <w:pStyle w:val="Compact"/>
            </w:pPr>
            <w:r>
              <w:t xml:space="preserve">44.0</w:t>
            </w:r>
          </w:p>
        </w:tc>
        <w:tc>
          <w:tcPr/>
          <w:p>
            <w:pPr>
              <w:pStyle w:val="Compact"/>
            </w:pPr>
            <w:r>
              <w:t xml:space="preserve">+12.8</w:t>
            </w:r>
          </w:p>
        </w:tc>
      </w:tr>
      <w:tr>
        <w:tc>
          <w:tcPr/>
          <w:p>
            <w:pPr>
              <w:pStyle w:val="Compact"/>
            </w:pPr>
            <w:r>
              <w:t xml:space="preserve">Louisiana</w:t>
            </w:r>
          </w:p>
        </w:tc>
        <w:tc>
          <w:tcPr/>
          <w:p>
            <w:pPr>
              <w:pStyle w:val="Compact"/>
            </w:pPr>
            <w:r>
              <w:t xml:space="preserve">Pending</w:t>
            </w:r>
          </w:p>
        </w:tc>
        <w:tc>
          <w:tcPr/>
          <w:p>
            <w:pPr>
              <w:pStyle w:val="Compact"/>
            </w:pPr>
            <w:r>
              <w:t xml:space="preserve">4.8</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29.0</w:t>
            </w:r>
          </w:p>
        </w:tc>
        <w:tc>
          <w:tcPr/>
          <w:p>
            <w:pPr>
              <w:pStyle w:val="Compact"/>
            </w:pPr>
            <w:r>
              <w:t xml:space="preserve">44.0</w:t>
            </w:r>
          </w:p>
        </w:tc>
        <w:tc>
          <w:tcPr/>
          <w:p>
            <w:pPr>
              <w:pStyle w:val="Compact"/>
            </w:pPr>
            <w:r>
              <w:t xml:space="preserve">+14.9</w:t>
            </w:r>
          </w:p>
        </w:tc>
      </w:tr>
      <w:tr>
        <w:tc>
          <w:tcPr/>
          <w:p>
            <w:pPr>
              <w:pStyle w:val="Compact"/>
            </w:pPr>
            <w:r>
              <w:t xml:space="preserve">Kentucky</w:t>
            </w:r>
          </w:p>
        </w:tc>
        <w:tc>
          <w:tcPr/>
          <w:p>
            <w:pPr>
              <w:pStyle w:val="Compact"/>
            </w:pPr>
            <w:r>
              <w:t xml:space="preserve">Blocked</w:t>
            </w:r>
          </w:p>
        </w:tc>
        <w:tc>
          <w:tcPr/>
          <w:p>
            <w:pPr>
              <w:pStyle w:val="Compact"/>
            </w:pPr>
            <w:r>
              <w:t xml:space="preserve">5.0</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31.2</w:t>
            </w:r>
          </w:p>
        </w:tc>
        <w:tc>
          <w:tcPr/>
          <w:p>
            <w:pPr>
              <w:pStyle w:val="Compact"/>
            </w:pPr>
            <w:r>
              <w:t xml:space="preserve">44.0</w:t>
            </w:r>
          </w:p>
        </w:tc>
        <w:tc>
          <w:tcPr/>
          <w:p>
            <w:pPr>
              <w:pStyle w:val="Compact"/>
            </w:pPr>
            <w:r>
              <w:t xml:space="preserve">+12.8</w:t>
            </w:r>
          </w:p>
        </w:tc>
      </w:tr>
      <w:tr>
        <w:tc>
          <w:tcPr/>
          <w:p>
            <w:pPr>
              <w:pStyle w:val="Compact"/>
            </w:pPr>
            <w:r>
              <w:t xml:space="preserve">Ohio</w:t>
            </w:r>
          </w:p>
        </w:tc>
        <w:tc>
          <w:tcPr/>
          <w:p>
            <w:pPr>
              <w:pStyle w:val="Compact"/>
            </w:pPr>
            <w:r>
              <w:t xml:space="preserve">Pending</w:t>
            </w:r>
          </w:p>
        </w:tc>
        <w:tc>
          <w:tcPr/>
          <w:p>
            <w:pPr>
              <w:pStyle w:val="Compact"/>
            </w:pPr>
            <w:r>
              <w:t xml:space="preserve">5.3</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36.7</w:t>
            </w:r>
          </w:p>
        </w:tc>
        <w:tc>
          <w:tcPr/>
          <w:p>
            <w:pPr>
              <w:pStyle w:val="Compact"/>
            </w:pPr>
            <w:r>
              <w:t xml:space="preserve">44.0</w:t>
            </w:r>
          </w:p>
        </w:tc>
        <w:tc>
          <w:tcPr/>
          <w:p>
            <w:pPr>
              <w:pStyle w:val="Compact"/>
            </w:pPr>
            <w:r>
              <w:t xml:space="preserve">+7.2</w:t>
            </w:r>
          </w:p>
        </w:tc>
      </w:tr>
      <w:tr>
        <w:tc>
          <w:tcPr/>
          <w:p>
            <w:pPr>
              <w:pStyle w:val="Compact"/>
            </w:pPr>
            <w:r>
              <w:t xml:space="preserve">Indiana</w:t>
            </w:r>
          </w:p>
        </w:tc>
        <w:tc>
          <w:tcPr/>
          <w:p>
            <w:pPr>
              <w:pStyle w:val="Compact"/>
            </w:pPr>
            <w:r>
              <w:t xml:space="preserve">Active</w:t>
            </w:r>
          </w:p>
        </w:tc>
        <w:tc>
          <w:tcPr/>
          <w:p>
            <w:pPr>
              <w:pStyle w:val="Compact"/>
            </w:pPr>
            <w:r>
              <w:t xml:space="preserve">5.8</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34.6</w:t>
            </w:r>
          </w:p>
        </w:tc>
        <w:tc>
          <w:tcPr/>
          <w:p>
            <w:pPr>
              <w:pStyle w:val="Compact"/>
            </w:pPr>
            <w:r>
              <w:t xml:space="preserve">50.7</w:t>
            </w:r>
          </w:p>
        </w:tc>
        <w:tc>
          <w:tcPr/>
          <w:p>
            <w:pPr>
              <w:pStyle w:val="Compact"/>
            </w:pPr>
            <w:r>
              <w:t xml:space="preserve">+16.1</w:t>
            </w:r>
          </w:p>
        </w:tc>
      </w:tr>
      <w:tr>
        <w:tc>
          <w:tcPr/>
          <w:p>
            <w:pPr>
              <w:pStyle w:val="Compact"/>
            </w:pPr>
            <w:r>
              <w:t xml:space="preserve">Michigan</w:t>
            </w:r>
          </w:p>
        </w:tc>
        <w:tc>
          <w:tcPr/>
          <w:p>
            <w:pPr>
              <w:pStyle w:val="Compact"/>
            </w:pPr>
            <w:r>
              <w:t xml:space="preserve">Blocked</w:t>
            </w:r>
          </w:p>
        </w:tc>
        <w:tc>
          <w:tcPr/>
          <w:p>
            <w:pPr>
              <w:pStyle w:val="Compact"/>
            </w:pPr>
            <w:r>
              <w:t xml:space="preserve">5.9</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32.9</w:t>
            </w:r>
          </w:p>
        </w:tc>
        <w:tc>
          <w:tcPr/>
          <w:p>
            <w:pPr>
              <w:pStyle w:val="Compact"/>
            </w:pPr>
            <w:r>
              <w:t xml:space="preserve">48.8</w:t>
            </w:r>
          </w:p>
        </w:tc>
        <w:tc>
          <w:tcPr/>
          <w:p>
            <w:pPr>
              <w:pStyle w:val="Compact"/>
            </w:pPr>
            <w:r>
              <w:t xml:space="preserve">+16.0</w:t>
            </w:r>
          </w:p>
        </w:tc>
      </w:tr>
      <w:tr>
        <w:tc>
          <w:tcPr/>
          <w:p>
            <w:pPr>
              <w:pStyle w:val="Compact"/>
            </w:pPr>
            <w:r>
              <w:t xml:space="preserve">North Carolina</w:t>
            </w:r>
          </w:p>
        </w:tc>
        <w:tc>
          <w:tcPr/>
          <w:p>
            <w:pPr>
              <w:pStyle w:val="Compact"/>
            </w:pPr>
            <w:r>
              <w:t xml:space="preserve">None</w:t>
            </w:r>
          </w:p>
        </w:tc>
        <w:tc>
          <w:tcPr/>
          <w:p>
            <w:pPr>
              <w:pStyle w:val="Compact"/>
            </w:pPr>
            <w:r>
              <w:t xml:space="preserve">6.0</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38.9</w:t>
            </w:r>
          </w:p>
        </w:tc>
        <w:tc>
          <w:tcPr/>
          <w:p>
            <w:pPr>
              <w:pStyle w:val="Compact"/>
            </w:pPr>
            <w:r>
              <w:t xml:space="preserve">46.1</w:t>
            </w:r>
          </w:p>
        </w:tc>
        <w:tc>
          <w:tcPr/>
          <w:p>
            <w:pPr>
              <w:pStyle w:val="Compact"/>
            </w:pPr>
            <w:r>
              <w:t xml:space="preserve">+7.2</w:t>
            </w:r>
          </w:p>
        </w:tc>
      </w:tr>
      <w:tr>
        <w:tc>
          <w:tcPr/>
          <w:p>
            <w:pPr>
              <w:pStyle w:val="Compact"/>
            </w:pPr>
            <w:r>
              <w:t xml:space="preserve">Montana</w:t>
            </w:r>
          </w:p>
        </w:tc>
        <w:tc>
          <w:tcPr/>
          <w:p>
            <w:pPr>
              <w:pStyle w:val="Compact"/>
            </w:pPr>
            <w:r>
              <w:t xml:space="preserve">Active</w:t>
            </w:r>
          </w:p>
        </w:tc>
        <w:tc>
          <w:tcPr/>
          <w:p>
            <w:pPr>
              <w:pStyle w:val="Compact"/>
            </w:pPr>
            <w:r>
              <w:t xml:space="preserve">6.1</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40.0</w:t>
            </w:r>
          </w:p>
        </w:tc>
        <w:tc>
          <w:tcPr/>
          <w:p>
            <w:pPr>
              <w:pStyle w:val="Compact"/>
            </w:pPr>
            <w:r>
              <w:t xml:space="preserve">47.2</w:t>
            </w:r>
          </w:p>
        </w:tc>
        <w:tc>
          <w:tcPr/>
          <w:p>
            <w:pPr>
              <w:pStyle w:val="Compact"/>
            </w:pPr>
            <w:r>
              <w:t xml:space="preserve">+7.2</w:t>
            </w:r>
          </w:p>
        </w:tc>
      </w:tr>
      <w:tr>
        <w:tc>
          <w:tcPr/>
          <w:p>
            <w:pPr>
              <w:pStyle w:val="Compact"/>
            </w:pPr>
            <w:r>
              <w:t xml:space="preserve">Wisconsin</w:t>
            </w:r>
          </w:p>
        </w:tc>
        <w:tc>
          <w:tcPr/>
          <w:p>
            <w:pPr>
              <w:pStyle w:val="Compact"/>
            </w:pPr>
            <w:r>
              <w:t xml:space="preserve">Blocked</w:t>
            </w:r>
          </w:p>
        </w:tc>
        <w:tc>
          <w:tcPr/>
          <w:p>
            <w:pPr>
              <w:pStyle w:val="Compact"/>
            </w:pPr>
            <w:r>
              <w:t xml:space="preserve">6.4</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43.7</w:t>
            </w:r>
          </w:p>
        </w:tc>
        <w:tc>
          <w:tcPr/>
          <w:p>
            <w:pPr>
              <w:pStyle w:val="Compact"/>
            </w:pPr>
            <w:r>
              <w:t xml:space="preserve">50.7</w:t>
            </w:r>
          </w:p>
        </w:tc>
        <w:tc>
          <w:tcPr/>
          <w:p>
            <w:pPr>
              <w:pStyle w:val="Compact"/>
            </w:pPr>
            <w:r>
              <w:t xml:space="preserve">+6.9</w:t>
            </w:r>
          </w:p>
        </w:tc>
      </w:tr>
      <w:tr>
        <w:tc>
          <w:tcPr/>
          <w:p>
            <w:pPr>
              <w:pStyle w:val="Compact"/>
            </w:pPr>
            <w:r>
              <w:t xml:space="preserve">New York</w:t>
            </w:r>
          </w:p>
        </w:tc>
        <w:tc>
          <w:tcPr/>
          <w:p>
            <w:pPr>
              <w:pStyle w:val="Compact"/>
            </w:pPr>
            <w:r>
              <w:t xml:space="preserve">None</w:t>
            </w:r>
          </w:p>
        </w:tc>
        <w:tc>
          <w:tcPr/>
          <w:p>
            <w:pPr>
              <w:pStyle w:val="Compact"/>
            </w:pPr>
            <w:r>
              <w:t xml:space="preserve">8.4</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45.4</w:t>
            </w:r>
          </w:p>
        </w:tc>
        <w:tc>
          <w:tcPr/>
          <w:p>
            <w:pPr>
              <w:pStyle w:val="Compact"/>
            </w:pPr>
            <w:r>
              <w:t xml:space="preserve">51.8</w:t>
            </w:r>
          </w:p>
        </w:tc>
        <w:tc>
          <w:tcPr/>
          <w:p>
            <w:pPr>
              <w:pStyle w:val="Compact"/>
            </w:pPr>
            <w:r>
              <w:t xml:space="preserve">+6.4</w:t>
            </w:r>
          </w:p>
        </w:tc>
      </w:tr>
      <w:tr>
        <w:tc>
          <w:tcPr/>
          <w:p>
            <w:pPr>
              <w:pStyle w:val="Compact"/>
            </w:pPr>
            <w:r>
              <w:t xml:space="preserve">California</w:t>
            </w:r>
          </w:p>
        </w:tc>
        <w:tc>
          <w:tcPr/>
          <w:p>
            <w:pPr>
              <w:pStyle w:val="Compact"/>
            </w:pPr>
            <w:r>
              <w:t xml:space="preserve">None</w:t>
            </w:r>
          </w:p>
        </w:tc>
        <w:tc>
          <w:tcPr/>
          <w:p>
            <w:pPr>
              <w:pStyle w:val="Compact"/>
            </w:pPr>
            <w:r>
              <w:t xml:space="preserve">8.9</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43.7</w:t>
            </w:r>
          </w:p>
        </w:tc>
        <w:tc>
          <w:tcPr/>
          <w:p>
            <w:pPr>
              <w:pStyle w:val="Compact"/>
            </w:pPr>
            <w:r>
              <w:t xml:space="preserve">50.7</w:t>
            </w:r>
          </w:p>
        </w:tc>
        <w:tc>
          <w:tcPr/>
          <w:p>
            <w:pPr>
              <w:pStyle w:val="Compact"/>
            </w:pPr>
            <w:r>
              <w:t xml:space="preserve">+6.9</w:t>
            </w:r>
          </w:p>
        </w:tc>
      </w:tr>
      <w:tr>
        <w:tc>
          <w:tcPr/>
          <w:p>
            <w:pPr>
              <w:pStyle w:val="Compact"/>
            </w:pPr>
            <w:r>
              <w:rPr>
                <w:b/>
                <w:bCs/>
              </w:rPr>
              <w:t xml:space="preserve">Mean (17 states)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31.4</w:t>
            </w:r>
          </w:p>
        </w:tc>
        <w:tc>
          <w:tcPr/>
          <w:p>
            <w:pPr>
              <w:pStyle w:val="Compact"/>
            </w:pPr>
            <w:r>
              <w:rPr>
                <w:b/>
                <w:bCs/>
              </w:rPr>
              <w:t xml:space="preserve">45.6</w:t>
            </w:r>
          </w:p>
        </w:tc>
        <w:tc>
          <w:tcPr/>
          <w:p>
            <w:pPr>
              <w:pStyle w:val="Compact"/>
            </w:pPr>
            <w:r>
              <w:rPr>
                <w:b/>
                <w:bCs/>
              </w:rPr>
              <w:t xml:space="preserve">+14.3</w:t>
            </w:r>
          </w:p>
        </w:tc>
      </w:tr>
    </w:tbl>
    <w:p>
      <w:r>
        <w:pict>
          <v:rect style="width:0;height:1.5pt" o:hralign="center" o:hrstd="t" o:hr="t"/>
        </w:pict>
      </w:r>
    </w:p>
    <w:bookmarkEnd w:id="29"/>
    <w:bookmarkStart w:id="30" w:name="Xc54738560da0ce2c53b1bb72b892ce5c6515e2b"/>
    <w:p>
      <w:pPr>
        <w:pStyle w:val="Heading2"/>
      </w:pPr>
      <w:r>
        <w:t xml:space="preserve">Exhibit 2. Overall Sensitivity of Status Quo vs. Redesigned Frailty Algorithm, by State</w:t>
      </w:r>
    </w:p>
    <w:p>
      <w:pPr>
        <w:pStyle w:val="FirstParagraph"/>
      </w:pPr>
      <w:r>
        <w:rPr>
          <w:i/>
          <w:iCs/>
        </w:rPr>
        <w:t xml:space="preserve">Cleveland paired dot plot. Each state is represented by a status quo sensitivity estimate (filled circle) and redesigned algorithm sensitivity estimate (open circle), connected by a line indicating the gain in percentage points. States ordered by descending sensitivity gain. Color indicates CER status: red = active, orange = pending, purple = blocked, grey = terminated, blue = none. Estimated via three-channel Monte Carlo microsimulation on ACS PUMS 2022 data (N = 75,043 Medicaid adults; 300 replications, 2,000 individuals per group per state). The redesigned algorithm applies: 13 ICD-10 diagnostic families, ADL threshold = 1, HIE + full ex parte, no physician certification.</w:t>
      </w:r>
    </w:p>
    <w:p>
      <w:pPr>
        <w:pStyle w:val="BodyText"/>
      </w:pPr>
      <w:r>
        <w:rPr>
          <w:i/>
          <w:iCs/>
        </w:rPr>
        <w:t xml:space="preserve">(See figures/exhibit2_sensitivity_dotplot.png)</w:t>
      </w:r>
    </w:p>
    <w:p>
      <w:r>
        <w:pict>
          <v:rect style="width:0;height:1.5pt" o:hralign="center" o:hrstd="t" o:hr="t"/>
        </w:pict>
      </w:r>
    </w:p>
    <w:bookmarkEnd w:id="30"/>
    <w:bookmarkStart w:id="31" w:name="X359a0494bddc95033cb88a4a332a59521c876e9"/>
    <w:p>
      <w:pPr>
        <w:pStyle w:val="Heading2"/>
      </w:pPr>
      <w:r>
        <w:t xml:space="preserve">Exhibit 3. Multi-Dimensional Equity Evaluation: Sensitivity by Race/Ethnicity and Rurality Under Status Quo vs. Redesigned Algorithm</w:t>
      </w:r>
    </w:p>
    <w:p>
      <w:pPr>
        <w:pStyle w:val="FirstParagraph"/>
      </w:pPr>
      <w:r>
        <w:rPr>
          <w:i/>
          <w:iCs/>
        </w:rPr>
        <w:t xml:space="preserve">Panel A: Grouped bar chart of mean sensitivity (%) under status quo (dark) and redesigned (light) algorithms by racial/ethnic group (White, Black, Hispanic, AIAN), showing absolute gains for each group. The AIAN-White gap narrowed from 11.6 to 6.3 percentage points (46% reduction); the Black-White gap narrowed from 12.8 to 11.5 percentage points (10% reduction); the Hispanic-White gap was essentially unchanged. Panel B: Within-race rural-urban sensitivity gaps (percentage points, metro minus nonmetro) under status quo and redesigned algorithms. The rural penalty (3–5 pp for White and Black) persisted under both algorithms. The AIAN rural-urban gap widened under the redesigned algorithm, reflecting compounding of lower AIAN detection with the rural penalty.</w:t>
      </w:r>
    </w:p>
    <w:p>
      <w:pPr>
        <w:pStyle w:val="BodyText"/>
      </w:pPr>
      <w:r>
        <w:rPr>
          <w:i/>
          <w:iCs/>
        </w:rPr>
        <w:t xml:space="preserve">(See figures/exhibit3_equity_cobenefit.png)</w:t>
      </w:r>
    </w:p>
    <w:p>
      <w:r>
        <w:pict>
          <v:rect style="width:0;height:1.5pt" o:hralign="center" o:hrstd="t" o:hr="t"/>
        </w:pict>
      </w:r>
    </w:p>
    <w:bookmarkEnd w:id="31"/>
    <w:bookmarkStart w:id="32" w:name="X505060ac19c592b8060829b700b2867a6735345"/>
    <w:p>
      <w:pPr>
        <w:pStyle w:val="Heading2"/>
      </w:pPr>
      <w:r>
        <w:t xml:space="preserve">Exhibit 4. Projected Coverage Impact of Adopting the Redesigned Frailty Algorithm, by State</w:t>
      </w:r>
    </w:p>
    <w:p>
      <w:pPr>
        <w:pStyle w:val="FirstParagraph"/>
      </w:pPr>
      <w:r>
        <w:rPr>
          <w:i/>
          <w:iCs/>
        </w:rPr>
        <w:t xml:space="preserve">Additional frail adults identified = sensitivity gain (pp) × state expansion population. Coverage losses averted = additional identified × 6.7% (Arkansas 2018 benchmark disenrollment rate; Sommers et al. 2019). States ordered by additional identified (descending). Coverage loss projection assumes full community engagement requirement enforcement; limitations are discussed in eAppendix B.4.</w:t>
      </w:r>
      <w:r>
        <w:rPr>
          <w:i/>
          <w:iCs/>
        </w:rPr>
        <w:t xml:space="preserve">29</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Expansion Adults (est.)</w:t>
            </w:r>
          </w:p>
        </w:tc>
        <w:tc>
          <w:tcPr/>
          <w:p>
            <w:pPr>
              <w:pStyle w:val="Compact"/>
            </w:pPr>
            <w:r>
              <w:t xml:space="preserve">Status Quo Identified</w:t>
            </w:r>
          </w:p>
        </w:tc>
        <w:tc>
          <w:tcPr/>
          <w:p>
            <w:pPr>
              <w:pStyle w:val="Compact"/>
            </w:pPr>
            <w:r>
              <w:t xml:space="preserve">Redesigned Identified</w:t>
            </w:r>
          </w:p>
        </w:tc>
        <w:tc>
          <w:tcPr/>
          <w:p>
            <w:pPr>
              <w:pStyle w:val="Compact"/>
            </w:pPr>
            <w:r>
              <w:t xml:space="preserve">Additional Identified</w:t>
            </w:r>
          </w:p>
        </w:tc>
        <w:tc>
          <w:tcPr/>
          <w:p>
            <w:pPr>
              <w:pStyle w:val="Compact"/>
            </w:pPr>
            <w:r>
              <w:t xml:space="preserve">Coverage Losses Averted</w:t>
            </w:r>
          </w:p>
        </w:tc>
      </w:tr>
      <w:tr>
        <w:tc>
          <w:tcPr/>
          <w:p>
            <w:pPr>
              <w:pStyle w:val="Compact"/>
            </w:pPr>
            <w:r>
              <w:t xml:space="preserve">Florida</w:t>
            </w:r>
          </w:p>
        </w:tc>
        <w:tc>
          <w:tcPr/>
          <w:p>
            <w:pPr>
              <w:pStyle w:val="Compact"/>
            </w:pPr>
            <w:r>
              <w:t xml:space="preserve">2,530,000</w:t>
            </w:r>
          </w:p>
        </w:tc>
        <w:tc>
          <w:tcPr/>
          <w:p>
            <w:pPr>
              <w:pStyle w:val="Compact"/>
            </w:pPr>
            <w:r>
              <w:t xml:space="preserve">362,802</w:t>
            </w:r>
          </w:p>
        </w:tc>
        <w:tc>
          <w:tcPr/>
          <w:p>
            <w:pPr>
              <w:pStyle w:val="Compact"/>
            </w:pPr>
            <w:r>
              <w:t xml:space="preserve">1,030,468</w:t>
            </w:r>
          </w:p>
        </w:tc>
        <w:tc>
          <w:tcPr/>
          <w:p>
            <w:pPr>
              <w:pStyle w:val="Compact"/>
            </w:pPr>
            <w:r>
              <w:t xml:space="preserve">667,666</w:t>
            </w:r>
          </w:p>
        </w:tc>
        <w:tc>
          <w:tcPr/>
          <w:p>
            <w:pPr>
              <w:pStyle w:val="Compact"/>
            </w:pPr>
            <w:r>
              <w:t xml:space="preserve">44,733</w:t>
            </w:r>
          </w:p>
        </w:tc>
      </w:tr>
      <w:tr>
        <w:tc>
          <w:tcPr/>
          <w:p>
            <w:pPr>
              <w:pStyle w:val="Compact"/>
            </w:pPr>
            <w:r>
              <w:t xml:space="preserve">Texas</w:t>
            </w:r>
          </w:p>
        </w:tc>
        <w:tc>
          <w:tcPr/>
          <w:p>
            <w:pPr>
              <w:pStyle w:val="Compact"/>
            </w:pPr>
            <w:r>
              <w:t xml:space="preserve">3,400,000</w:t>
            </w:r>
          </w:p>
        </w:tc>
        <w:tc>
          <w:tcPr/>
          <w:p>
            <w:pPr>
              <w:pStyle w:val="Compact"/>
            </w:pPr>
            <w:r>
              <w:t xml:space="preserve">798,320</w:t>
            </w:r>
          </w:p>
        </w:tc>
        <w:tc>
          <w:tcPr/>
          <w:p>
            <w:pPr>
              <w:pStyle w:val="Compact"/>
            </w:pPr>
            <w:r>
              <w:t xml:space="preserve">1,384,820</w:t>
            </w:r>
          </w:p>
        </w:tc>
        <w:tc>
          <w:tcPr/>
          <w:p>
            <w:pPr>
              <w:pStyle w:val="Compact"/>
            </w:pPr>
            <w:r>
              <w:t xml:space="preserve">586,500</w:t>
            </w:r>
          </w:p>
        </w:tc>
        <w:tc>
          <w:tcPr/>
          <w:p>
            <w:pPr>
              <w:pStyle w:val="Compact"/>
            </w:pPr>
            <w:r>
              <w:t xml:space="preserve">39,295</w:t>
            </w:r>
          </w:p>
        </w:tc>
      </w:tr>
      <w:tr>
        <w:tc>
          <w:tcPr/>
          <w:p>
            <w:pPr>
              <w:pStyle w:val="Compact"/>
            </w:pPr>
            <w:r>
              <w:t xml:space="preserve">California</w:t>
            </w:r>
          </w:p>
        </w:tc>
        <w:tc>
          <w:tcPr/>
          <w:p>
            <w:pPr>
              <w:pStyle w:val="Compact"/>
            </w:pPr>
            <w:r>
              <w:t xml:space="preserve">8,030,000</w:t>
            </w:r>
          </w:p>
        </w:tc>
        <w:tc>
          <w:tcPr/>
          <w:p>
            <w:pPr>
              <w:pStyle w:val="Compact"/>
            </w:pPr>
            <w:r>
              <w:t xml:space="preserve">3,512,322</w:t>
            </w:r>
          </w:p>
        </w:tc>
        <w:tc>
          <w:tcPr/>
          <w:p>
            <w:pPr>
              <w:pStyle w:val="Compact"/>
            </w:pPr>
            <w:r>
              <w:t xml:space="preserve">4,067,998</w:t>
            </w:r>
          </w:p>
        </w:tc>
        <w:tc>
          <w:tcPr/>
          <w:p>
            <w:pPr>
              <w:pStyle w:val="Compact"/>
            </w:pPr>
            <w:r>
              <w:t xml:space="preserve">555,676</w:t>
            </w:r>
          </w:p>
        </w:tc>
        <w:tc>
          <w:tcPr/>
          <w:p>
            <w:pPr>
              <w:pStyle w:val="Compact"/>
            </w:pPr>
            <w:r>
              <w:t xml:space="preserve">37,230</w:t>
            </w:r>
          </w:p>
        </w:tc>
      </w:tr>
      <w:tr>
        <w:tc>
          <w:tcPr/>
          <w:p>
            <w:pPr>
              <w:pStyle w:val="Compact"/>
            </w:pPr>
            <w:r>
              <w:t xml:space="preserve">Arizona</w:t>
            </w:r>
          </w:p>
        </w:tc>
        <w:tc>
          <w:tcPr/>
          <w:p>
            <w:pPr>
              <w:pStyle w:val="Compact"/>
            </w:pPr>
            <w:r>
              <w:t xml:space="preserve">1,210,000</w:t>
            </w:r>
          </w:p>
        </w:tc>
        <w:tc>
          <w:tcPr/>
          <w:p>
            <w:pPr>
              <w:pStyle w:val="Compact"/>
            </w:pPr>
            <w:r>
              <w:t xml:space="preserve">173,514</w:t>
            </w:r>
          </w:p>
        </w:tc>
        <w:tc>
          <w:tcPr/>
          <w:p>
            <w:pPr>
              <w:pStyle w:val="Compact"/>
            </w:pPr>
            <w:r>
              <w:t xml:space="preserve">492,832</w:t>
            </w:r>
          </w:p>
        </w:tc>
        <w:tc>
          <w:tcPr/>
          <w:p>
            <w:pPr>
              <w:pStyle w:val="Compact"/>
            </w:pPr>
            <w:r>
              <w:t xml:space="preserve">319,318</w:t>
            </w:r>
          </w:p>
        </w:tc>
        <w:tc>
          <w:tcPr/>
          <w:p>
            <w:pPr>
              <w:pStyle w:val="Compact"/>
            </w:pPr>
            <w:r>
              <w:t xml:space="preserve">21,394</w:t>
            </w:r>
          </w:p>
        </w:tc>
      </w:tr>
      <w:tr>
        <w:tc>
          <w:tcPr/>
          <w:p>
            <w:pPr>
              <w:pStyle w:val="Compact"/>
            </w:pPr>
            <w:r>
              <w:t xml:space="preserve">New York</w:t>
            </w:r>
          </w:p>
        </w:tc>
        <w:tc>
          <w:tcPr/>
          <w:p>
            <w:pPr>
              <w:pStyle w:val="Compact"/>
            </w:pPr>
            <w:r>
              <w:t xml:space="preserve">4,200,000</w:t>
            </w:r>
          </w:p>
        </w:tc>
        <w:tc>
          <w:tcPr/>
          <w:p>
            <w:pPr>
              <w:pStyle w:val="Compact"/>
            </w:pPr>
            <w:r>
              <w:t xml:space="preserve">1,905,120</w:t>
            </w:r>
          </w:p>
        </w:tc>
        <w:tc>
          <w:tcPr/>
          <w:p>
            <w:pPr>
              <w:pStyle w:val="Compact"/>
            </w:pPr>
            <w:r>
              <w:t xml:space="preserve">2,174,760</w:t>
            </w:r>
          </w:p>
        </w:tc>
        <w:tc>
          <w:tcPr/>
          <w:p>
            <w:pPr>
              <w:pStyle w:val="Compact"/>
            </w:pPr>
            <w:r>
              <w:t xml:space="preserve">269,640</w:t>
            </w:r>
          </w:p>
        </w:tc>
        <w:tc>
          <w:tcPr/>
          <w:p>
            <w:pPr>
              <w:pStyle w:val="Compact"/>
            </w:pPr>
            <w:r>
              <w:t xml:space="preserve">18,065</w:t>
            </w:r>
          </w:p>
        </w:tc>
      </w:tr>
      <w:tr>
        <w:tc>
          <w:tcPr/>
          <w:p>
            <w:pPr>
              <w:pStyle w:val="Compact"/>
            </w:pPr>
            <w:r>
              <w:t xml:space="preserve">Georgia</w:t>
            </w:r>
          </w:p>
        </w:tc>
        <w:tc>
          <w:tcPr/>
          <w:p>
            <w:pPr>
              <w:pStyle w:val="Compact"/>
            </w:pPr>
            <w:r>
              <w:t xml:space="preserve">1,403,000</w:t>
            </w:r>
          </w:p>
        </w:tc>
        <w:tc>
          <w:tcPr/>
          <w:p>
            <w:pPr>
              <w:pStyle w:val="Compact"/>
            </w:pPr>
            <w:r>
              <w:t xml:space="preserve">437,455</w:t>
            </w:r>
          </w:p>
        </w:tc>
        <w:tc>
          <w:tcPr/>
          <w:p>
            <w:pPr>
              <w:pStyle w:val="Compact"/>
            </w:pPr>
            <w:r>
              <w:t xml:space="preserve">616,758</w:t>
            </w:r>
          </w:p>
        </w:tc>
        <w:tc>
          <w:tcPr/>
          <w:p>
            <w:pPr>
              <w:pStyle w:val="Compact"/>
            </w:pPr>
            <w:r>
              <w:t xml:space="preserve">179,303</w:t>
            </w:r>
          </w:p>
        </w:tc>
        <w:tc>
          <w:tcPr/>
          <w:p>
            <w:pPr>
              <w:pStyle w:val="Compact"/>
            </w:pPr>
            <w:r>
              <w:t xml:space="preserve">12,013</w:t>
            </w:r>
          </w:p>
        </w:tc>
      </w:tr>
      <w:tr>
        <w:tc>
          <w:tcPr/>
          <w:p>
            <w:pPr>
              <w:pStyle w:val="Compact"/>
            </w:pPr>
            <w:r>
              <w:t xml:space="preserve">Tennessee</w:t>
            </w:r>
          </w:p>
        </w:tc>
        <w:tc>
          <w:tcPr/>
          <w:p>
            <w:pPr>
              <w:pStyle w:val="Compact"/>
            </w:pPr>
            <w:r>
              <w:t xml:space="preserve">780,000</w:t>
            </w:r>
          </w:p>
        </w:tc>
        <w:tc>
          <w:tcPr/>
          <w:p>
            <w:pPr>
              <w:pStyle w:val="Compact"/>
            </w:pPr>
            <w:r>
              <w:t xml:space="preserve">144,690</w:t>
            </w:r>
          </w:p>
        </w:tc>
        <w:tc>
          <w:tcPr/>
          <w:p>
            <w:pPr>
              <w:pStyle w:val="Compact"/>
            </w:pPr>
            <w:r>
              <w:t xml:space="preserve">317,693</w:t>
            </w:r>
          </w:p>
        </w:tc>
        <w:tc>
          <w:tcPr/>
          <w:p>
            <w:pPr>
              <w:pStyle w:val="Compact"/>
            </w:pPr>
            <w:r>
              <w:t xml:space="preserve">173,003</w:t>
            </w:r>
          </w:p>
        </w:tc>
        <w:tc>
          <w:tcPr/>
          <w:p>
            <w:pPr>
              <w:pStyle w:val="Compact"/>
            </w:pPr>
            <w:r>
              <w:t xml:space="preserve">11,591</w:t>
            </w:r>
          </w:p>
        </w:tc>
      </w:tr>
      <w:tr>
        <w:tc>
          <w:tcPr/>
          <w:p>
            <w:pPr>
              <w:pStyle w:val="Compact"/>
            </w:pPr>
            <w:r>
              <w:t xml:space="preserve">Michigan</w:t>
            </w:r>
          </w:p>
        </w:tc>
        <w:tc>
          <w:tcPr/>
          <w:p>
            <w:pPr>
              <w:pStyle w:val="Compact"/>
            </w:pPr>
            <w:r>
              <w:t xml:space="preserve">1,010,000</w:t>
            </w:r>
          </w:p>
        </w:tc>
        <w:tc>
          <w:tcPr/>
          <w:p>
            <w:pPr>
              <w:pStyle w:val="Compact"/>
            </w:pPr>
            <w:r>
              <w:t xml:space="preserve">331,886</w:t>
            </w:r>
          </w:p>
        </w:tc>
        <w:tc>
          <w:tcPr/>
          <w:p>
            <w:pPr>
              <w:pStyle w:val="Compact"/>
            </w:pPr>
            <w:r>
              <w:t xml:space="preserve">493,183</w:t>
            </w:r>
          </w:p>
        </w:tc>
        <w:tc>
          <w:tcPr/>
          <w:p>
            <w:pPr>
              <w:pStyle w:val="Compact"/>
            </w:pPr>
            <w:r>
              <w:t xml:space="preserve">161,297</w:t>
            </w:r>
          </w:p>
        </w:tc>
        <w:tc>
          <w:tcPr/>
          <w:p>
            <w:pPr>
              <w:pStyle w:val="Compact"/>
            </w:pPr>
            <w:r>
              <w:t xml:space="preserve">10,806</w:t>
            </w:r>
          </w:p>
        </w:tc>
      </w:tr>
      <w:tr>
        <w:tc>
          <w:tcPr/>
          <w:p>
            <w:pPr>
              <w:pStyle w:val="Compact"/>
            </w:pPr>
            <w:r>
              <w:t xml:space="preserve">Louisiana</w:t>
            </w:r>
          </w:p>
        </w:tc>
        <w:tc>
          <w:tcPr/>
          <w:p>
            <w:pPr>
              <w:pStyle w:val="Compact"/>
            </w:pPr>
            <w:r>
              <w:t xml:space="preserve">1,030,000</w:t>
            </w:r>
          </w:p>
        </w:tc>
        <w:tc>
          <w:tcPr/>
          <w:p>
            <w:pPr>
              <w:pStyle w:val="Compact"/>
            </w:pPr>
            <w:r>
              <w:t xml:space="preserve">298,906</w:t>
            </w:r>
          </w:p>
        </w:tc>
        <w:tc>
          <w:tcPr/>
          <w:p>
            <w:pPr>
              <w:pStyle w:val="Compact"/>
            </w:pPr>
            <w:r>
              <w:t xml:space="preserve">452,788</w:t>
            </w:r>
          </w:p>
        </w:tc>
        <w:tc>
          <w:tcPr/>
          <w:p>
            <w:pPr>
              <w:pStyle w:val="Compact"/>
            </w:pPr>
            <w:r>
              <w:t xml:space="preserve">153,882</w:t>
            </w:r>
          </w:p>
        </w:tc>
        <w:tc>
          <w:tcPr/>
          <w:p>
            <w:pPr>
              <w:pStyle w:val="Compact"/>
            </w:pPr>
            <w:r>
              <w:t xml:space="preserve">10,310</w:t>
            </w:r>
          </w:p>
        </w:tc>
      </w:tr>
      <w:tr>
        <w:tc>
          <w:tcPr/>
          <w:p>
            <w:pPr>
              <w:pStyle w:val="Compact"/>
            </w:pPr>
            <w:r>
              <w:t xml:space="preserve">Indiana</w:t>
            </w:r>
          </w:p>
        </w:tc>
        <w:tc>
          <w:tcPr/>
          <w:p>
            <w:pPr>
              <w:pStyle w:val="Compact"/>
            </w:pPr>
            <w:r>
              <w:t xml:space="preserve">902,000</w:t>
            </w:r>
          </w:p>
        </w:tc>
        <w:tc>
          <w:tcPr/>
          <w:p>
            <w:pPr>
              <w:pStyle w:val="Compact"/>
            </w:pPr>
            <w:r>
              <w:t xml:space="preserve">311,821</w:t>
            </w:r>
          </w:p>
        </w:tc>
        <w:tc>
          <w:tcPr/>
          <w:p>
            <w:pPr>
              <w:pStyle w:val="Compact"/>
            </w:pPr>
            <w:r>
              <w:t xml:space="preserve">456,953</w:t>
            </w:r>
          </w:p>
        </w:tc>
        <w:tc>
          <w:tcPr/>
          <w:p>
            <w:pPr>
              <w:pStyle w:val="Compact"/>
            </w:pPr>
            <w:r>
              <w:t xml:space="preserve">145,132</w:t>
            </w:r>
          </w:p>
        </w:tc>
        <w:tc>
          <w:tcPr/>
          <w:p>
            <w:pPr>
              <w:pStyle w:val="Compact"/>
            </w:pPr>
            <w:r>
              <w:t xml:space="preserve">9,723</w:t>
            </w:r>
          </w:p>
        </w:tc>
      </w:tr>
      <w:tr>
        <w:tc>
          <w:tcPr/>
          <w:p>
            <w:pPr>
              <w:pStyle w:val="Compact"/>
            </w:pPr>
            <w:r>
              <w:t xml:space="preserve">Oklahoma</w:t>
            </w:r>
          </w:p>
        </w:tc>
        <w:tc>
          <w:tcPr/>
          <w:p>
            <w:pPr>
              <w:pStyle w:val="Compact"/>
            </w:pPr>
            <w:r>
              <w:t xml:space="preserve">620,000</w:t>
            </w:r>
          </w:p>
        </w:tc>
        <w:tc>
          <w:tcPr/>
          <w:p>
            <w:pPr>
              <w:pStyle w:val="Compact"/>
            </w:pPr>
            <w:r>
              <w:t xml:space="preserve">152,830</w:t>
            </w:r>
          </w:p>
        </w:tc>
        <w:tc>
          <w:tcPr/>
          <w:p>
            <w:pPr>
              <w:pStyle w:val="Compact"/>
            </w:pPr>
            <w:r>
              <w:t xml:space="preserve">272,552</w:t>
            </w:r>
          </w:p>
        </w:tc>
        <w:tc>
          <w:tcPr/>
          <w:p>
            <w:pPr>
              <w:pStyle w:val="Compact"/>
            </w:pPr>
            <w:r>
              <w:t xml:space="preserve">119,722</w:t>
            </w:r>
          </w:p>
        </w:tc>
        <w:tc>
          <w:tcPr/>
          <w:p>
            <w:pPr>
              <w:pStyle w:val="Compact"/>
            </w:pPr>
            <w:r>
              <w:t xml:space="preserve">8,021</w:t>
            </w:r>
          </w:p>
        </w:tc>
      </w:tr>
      <w:tr>
        <w:tc>
          <w:tcPr/>
          <w:p>
            <w:pPr>
              <w:pStyle w:val="Compact"/>
            </w:pPr>
            <w:r>
              <w:t xml:space="preserve">Kentucky</w:t>
            </w:r>
          </w:p>
        </w:tc>
        <w:tc>
          <w:tcPr/>
          <w:p>
            <w:pPr>
              <w:pStyle w:val="Compact"/>
            </w:pPr>
            <w:r>
              <w:t xml:space="preserve">814,000</w:t>
            </w:r>
          </w:p>
        </w:tc>
        <w:tc>
          <w:tcPr/>
          <w:p>
            <w:pPr>
              <w:pStyle w:val="Compact"/>
            </w:pPr>
            <w:r>
              <w:t xml:space="preserve">253,805</w:t>
            </w:r>
          </w:p>
        </w:tc>
        <w:tc>
          <w:tcPr/>
          <w:p>
            <w:pPr>
              <w:pStyle w:val="Compact"/>
            </w:pPr>
            <w:r>
              <w:t xml:space="preserve">357,834</w:t>
            </w:r>
          </w:p>
        </w:tc>
        <w:tc>
          <w:tcPr/>
          <w:p>
            <w:pPr>
              <w:pStyle w:val="Compact"/>
            </w:pPr>
            <w:r>
              <w:t xml:space="preserve">104,029</w:t>
            </w:r>
          </w:p>
        </w:tc>
        <w:tc>
          <w:tcPr/>
          <w:p>
            <w:pPr>
              <w:pStyle w:val="Compact"/>
            </w:pPr>
            <w:r>
              <w:t xml:space="preserve">6,969</w:t>
            </w:r>
          </w:p>
        </w:tc>
      </w:tr>
      <w:tr>
        <w:tc>
          <w:tcPr/>
          <w:p>
            <w:pPr>
              <w:pStyle w:val="Compact"/>
            </w:pPr>
            <w:r>
              <w:t xml:space="preserve">North Carolina</w:t>
            </w:r>
          </w:p>
        </w:tc>
        <w:tc>
          <w:tcPr/>
          <w:p>
            <w:pPr>
              <w:pStyle w:val="Compact"/>
            </w:pPr>
            <w:r>
              <w:t xml:space="preserve">1,400,000</w:t>
            </w:r>
          </w:p>
        </w:tc>
        <w:tc>
          <w:tcPr/>
          <w:p>
            <w:pPr>
              <w:pStyle w:val="Compact"/>
            </w:pPr>
            <w:r>
              <w:t xml:space="preserve">544,739</w:t>
            </w:r>
          </w:p>
        </w:tc>
        <w:tc>
          <w:tcPr/>
          <w:p>
            <w:pPr>
              <w:pStyle w:val="Compact"/>
            </w:pPr>
            <w:r>
              <w:t xml:space="preserve">645,820</w:t>
            </w:r>
          </w:p>
        </w:tc>
        <w:tc>
          <w:tcPr/>
          <w:p>
            <w:pPr>
              <w:pStyle w:val="Compact"/>
            </w:pPr>
            <w:r>
              <w:t xml:space="preserve">101,081</w:t>
            </w:r>
          </w:p>
        </w:tc>
        <w:tc>
          <w:tcPr/>
          <w:p>
            <w:pPr>
              <w:pStyle w:val="Compact"/>
            </w:pPr>
            <w:r>
              <w:t xml:space="preserve">6,772</w:t>
            </w:r>
          </w:p>
        </w:tc>
      </w:tr>
      <w:tr>
        <w:tc>
          <w:tcPr/>
          <w:p>
            <w:pPr>
              <w:pStyle w:val="Compact"/>
            </w:pPr>
            <w:r>
              <w:t xml:space="preserve">Ohio</w:t>
            </w:r>
          </w:p>
        </w:tc>
        <w:tc>
          <w:tcPr/>
          <w:p>
            <w:pPr>
              <w:pStyle w:val="Compact"/>
            </w:pPr>
            <w:r>
              <w:t xml:space="preserve">1,200,000</w:t>
            </w:r>
          </w:p>
        </w:tc>
        <w:tc>
          <w:tcPr/>
          <w:p>
            <w:pPr>
              <w:pStyle w:val="Compact"/>
            </w:pPr>
            <w:r>
              <w:t xml:space="preserve">440,759</w:t>
            </w:r>
          </w:p>
        </w:tc>
        <w:tc>
          <w:tcPr/>
          <w:p>
            <w:pPr>
              <w:pStyle w:val="Compact"/>
            </w:pPr>
            <w:r>
              <w:t xml:space="preserve">527,520</w:t>
            </w:r>
          </w:p>
        </w:tc>
        <w:tc>
          <w:tcPr/>
          <w:p>
            <w:pPr>
              <w:pStyle w:val="Compact"/>
            </w:pPr>
            <w:r>
              <w:t xml:space="preserve">86,761</w:t>
            </w:r>
          </w:p>
        </w:tc>
        <w:tc>
          <w:tcPr/>
          <w:p>
            <w:pPr>
              <w:pStyle w:val="Compact"/>
            </w:pPr>
            <w:r>
              <w:t xml:space="preserve">5,812</w:t>
            </w:r>
          </w:p>
        </w:tc>
      </w:tr>
      <w:tr>
        <w:tc>
          <w:tcPr/>
          <w:p>
            <w:pPr>
              <w:pStyle w:val="Compact"/>
            </w:pPr>
            <w:r>
              <w:t xml:space="preserve">Arkansas</w:t>
            </w:r>
          </w:p>
        </w:tc>
        <w:tc>
          <w:tcPr/>
          <w:p>
            <w:pPr>
              <w:pStyle w:val="Compact"/>
            </w:pPr>
            <w:r>
              <w:t xml:space="preserve">512,600</w:t>
            </w:r>
          </w:p>
        </w:tc>
        <w:tc>
          <w:tcPr/>
          <w:p>
            <w:pPr>
              <w:pStyle w:val="Compact"/>
            </w:pPr>
            <w:r>
              <w:t xml:space="preserve">156,548</w:t>
            </w:r>
          </w:p>
        </w:tc>
        <w:tc>
          <w:tcPr/>
          <w:p>
            <w:pPr>
              <w:pStyle w:val="Compact"/>
            </w:pPr>
            <w:r>
              <w:t xml:space="preserve">242,049</w:t>
            </w:r>
          </w:p>
        </w:tc>
        <w:tc>
          <w:tcPr/>
          <w:p>
            <w:pPr>
              <w:pStyle w:val="Compact"/>
            </w:pPr>
            <w:r>
              <w:t xml:space="preserve">85,501</w:t>
            </w:r>
          </w:p>
        </w:tc>
        <w:tc>
          <w:tcPr/>
          <w:p>
            <w:pPr>
              <w:pStyle w:val="Compact"/>
            </w:pPr>
            <w:r>
              <w:t xml:space="preserve">5,728</w:t>
            </w:r>
          </w:p>
        </w:tc>
      </w:tr>
      <w:tr>
        <w:tc>
          <w:tcPr/>
          <w:p>
            <w:pPr>
              <w:pStyle w:val="Compact"/>
            </w:pPr>
            <w:r>
              <w:t xml:space="preserve">Wisconsin</w:t>
            </w:r>
          </w:p>
        </w:tc>
        <w:tc>
          <w:tcPr/>
          <w:p>
            <w:pPr>
              <w:pStyle w:val="Compact"/>
            </w:pPr>
            <w:r>
              <w:t xml:space="preserve">850,000</w:t>
            </w:r>
          </w:p>
        </w:tc>
        <w:tc>
          <w:tcPr/>
          <w:p>
            <w:pPr>
              <w:pStyle w:val="Compact"/>
            </w:pPr>
            <w:r>
              <w:t xml:space="preserve">371,790</w:t>
            </w:r>
          </w:p>
        </w:tc>
        <w:tc>
          <w:tcPr/>
          <w:p>
            <w:pPr>
              <w:pStyle w:val="Compact"/>
            </w:pPr>
            <w:r>
              <w:t xml:space="preserve">430,610</w:t>
            </w:r>
          </w:p>
        </w:tc>
        <w:tc>
          <w:tcPr/>
          <w:p>
            <w:pPr>
              <w:pStyle w:val="Compact"/>
            </w:pPr>
            <w:r>
              <w:t xml:space="preserve">58,820</w:t>
            </w:r>
          </w:p>
        </w:tc>
        <w:tc>
          <w:tcPr/>
          <w:p>
            <w:pPr>
              <w:pStyle w:val="Compact"/>
            </w:pPr>
            <w:r>
              <w:t xml:space="preserve">3,940</w:t>
            </w:r>
          </w:p>
        </w:tc>
      </w:tr>
      <w:tr>
        <w:tc>
          <w:tcPr/>
          <w:p>
            <w:pPr>
              <w:pStyle w:val="Compact"/>
            </w:pPr>
            <w:r>
              <w:t xml:space="preserve">Montana</w:t>
            </w:r>
          </w:p>
        </w:tc>
        <w:tc>
          <w:tcPr/>
          <w:p>
            <w:pPr>
              <w:pStyle w:val="Compact"/>
            </w:pPr>
            <w:r>
              <w:t xml:space="preserve">82,000</w:t>
            </w:r>
          </w:p>
        </w:tc>
        <w:tc>
          <w:tcPr/>
          <w:p>
            <w:pPr>
              <w:pStyle w:val="Compact"/>
            </w:pPr>
            <w:r>
              <w:t xml:space="preserve">32,783</w:t>
            </w:r>
          </w:p>
        </w:tc>
        <w:tc>
          <w:tcPr/>
          <w:p>
            <w:pPr>
              <w:pStyle w:val="Compact"/>
            </w:pPr>
            <w:r>
              <w:t xml:space="preserve">38,720</w:t>
            </w:r>
          </w:p>
        </w:tc>
        <w:tc>
          <w:tcPr/>
          <w:p>
            <w:pPr>
              <w:pStyle w:val="Compact"/>
            </w:pPr>
            <w:r>
              <w:t xml:space="preserve">5,937</w:t>
            </w:r>
          </w:p>
        </w:tc>
        <w:tc>
          <w:tcPr/>
          <w:p>
            <w:pPr>
              <w:pStyle w:val="Compact"/>
            </w:pPr>
            <w:r>
              <w:t xml:space="preserve">397</w:t>
            </w:r>
          </w:p>
        </w:tc>
      </w:tr>
      <w:tr>
        <w:tc>
          <w:tcPr/>
          <w:p>
            <w:pPr>
              <w:pStyle w:val="Compact"/>
            </w:pPr>
            <w:r>
              <w:rPr>
                <w:b/>
                <w:bCs/>
              </w:rPr>
              <w:t xml:space="preserve">Total</w:t>
            </w:r>
          </w:p>
        </w:tc>
        <w:tc>
          <w:tcPr/>
          <w:p>
            <w:pPr>
              <w:pStyle w:val="Compact"/>
            </w:pPr>
            <w:r>
              <w:rPr>
                <w:b/>
                <w:bCs/>
              </w:rPr>
              <w:t xml:space="preserve">29,974,000</w:t>
            </w:r>
          </w:p>
        </w:tc>
        <w:tc>
          <w:tcPr/>
          <w:p>
            <w:pPr>
              <w:pStyle w:val="Compact"/>
            </w:pPr>
          </w:p>
        </w:tc>
        <w:tc>
          <w:tcPr/>
          <w:p>
            <w:pPr>
              <w:pStyle w:val="Compact"/>
            </w:pPr>
          </w:p>
        </w:tc>
        <w:tc>
          <w:tcPr/>
          <w:p>
            <w:pPr>
              <w:pStyle w:val="Compact"/>
            </w:pPr>
            <w:r>
              <w:rPr>
                <w:b/>
                <w:bCs/>
              </w:rPr>
              <w:t xml:space="preserve">3,773,268</w:t>
            </w:r>
          </w:p>
        </w:tc>
        <w:tc>
          <w:tcPr/>
          <w:p>
            <w:pPr>
              <w:pStyle w:val="Compact"/>
            </w:pPr>
            <w:r>
              <w:rPr>
                <w:b/>
                <w:bCs/>
              </w:rPr>
              <w:t xml:space="preserve">252,799</w:t>
            </w:r>
          </w:p>
        </w:tc>
      </w:tr>
    </w:tbl>
    <w:p>
      <w:r>
        <w:pict>
          <v:rect style="width:0;height:1.5pt" o:hralign="center" o:hrstd="t" o:hr="t"/>
        </w:pict>
      </w:r>
    </w:p>
    <w:bookmarkEnd w:id="32"/>
    <w:bookmarkStart w:id="33" w:name="eappendix-exhibits29"/>
    <w:p>
      <w:pPr>
        <w:pStyle w:val="Heading2"/>
      </w:pPr>
      <w:r>
        <w:t xml:space="preserve">eAppendix Exhibits</w:t>
      </w:r>
      <w:r>
        <w:t xml:space="preserve">29</w:t>
      </w:r>
    </w:p>
    <w:p>
      <w:pPr>
        <w:pStyle w:val="FirstParagraph"/>
      </w:pPr>
      <w:r>
        <w:t xml:space="preserve">eAppendix A provides data construction details including ACS PUMS processing, metropolitan classification, state policy database construction, and provider intensity data. eAppendix B provides statistical analysis details including microsimulation parameters (race/ethnicity- and rurality-specific detection and documentation probabilities with literature sources), proportional gap closure derivation, multi-dimensional equity evaluation methods, sensitivity analyses, and coverage impact assumptions. eAppendix C presents supporting causal analyses: staggered difference-in-differences (Callaway-Sant’Anna 2021) showing community engagement requirement adoption increased the Black-White frailty exemption gap by 1.24 percentage points (95% CI: 0.80–1.68; p&lt;0.001), synthetic control case studies, algorithmic fairness metrics (equalized odds, calibration test), and geographic correlates of identification disparities. eAppendix D presents external validation of the redesigned algorithm’s diagnostic coverage using G2211 visit complexity billing data.</w:t>
      </w:r>
    </w:p>
    <w:p>
      <w:r>
        <w:pict>
          <v:rect style="width:0;height:1.5pt" o:hralign="center" o:hrstd="t" o:hr="t"/>
        </w:pict>
      </w:r>
    </w:p>
    <w:bookmarkEnd w:id="33"/>
    <w:bookmarkStart w:id="34" w:name="endnotes"/>
    <w:p>
      <w:pPr>
        <w:pStyle w:val="Heading2"/>
      </w:pPr>
      <w:r>
        <w:t xml:space="preserve">Endnotes</w:t>
      </w:r>
    </w:p>
    <w:p>
      <w:pPr>
        <w:numPr>
          <w:ilvl w:val="0"/>
          <w:numId w:val="1002"/>
        </w:numPr>
      </w:pPr>
      <w:r>
        <w:t xml:space="preserve">Garfield R, Rudowitz R, Orgera K, Damico A. Understanding the intersection of Medicaid and work: what does the data say? Menlo Park, CA: Kaiser Family Foundation; 2019.</w:t>
      </w:r>
    </w:p>
    <w:p>
      <w:pPr>
        <w:numPr>
          <w:ilvl w:val="0"/>
          <w:numId w:val="1002"/>
        </w:numPr>
      </w:pPr>
      <w:r>
        <w:t xml:space="preserve">Broder C. Medicaid work and community engagement requirements. Issue Brief. Washington, DC: Medicaid and CHIP Payment and Access Commission; 2020.</w:t>
      </w:r>
    </w:p>
    <w:p>
      <w:pPr>
        <w:numPr>
          <w:ilvl w:val="0"/>
          <w:numId w:val="1002"/>
        </w:numPr>
      </w:pPr>
      <w:r>
        <w:t xml:space="preserve">One Big Beautiful Bill Act of 2025, Pub. L. No. 119-21, 119th Cong. (2025).</w:t>
      </w:r>
    </w:p>
    <w:p>
      <w:pPr>
        <w:numPr>
          <w:ilvl w:val="0"/>
          <w:numId w:val="1002"/>
        </w:numPr>
      </w:pPr>
      <w:r>
        <w:t xml:space="preserve">Hinton E, Diana A, Rudowitz R. A closer look at the work requirement provisions in the 2025 federal budget reconciliation law. Menlo Park, CA: Kaiser Family Foundation; 2025.</w:t>
      </w:r>
    </w:p>
    <w:p>
      <w:pPr>
        <w:numPr>
          <w:ilvl w:val="0"/>
          <w:numId w:val="1002"/>
        </w:numPr>
      </w:pPr>
      <w:r>
        <w:t xml:space="preserve">Musumeci M, Chidambaram P, O’Malley Watts M. Key state policy choices about medical frailty determinations for Medicaid expansion adults. Issue Brief. Menlo Park, CA: Kaiser Family Foundation; 2019.</w:t>
      </w:r>
    </w:p>
    <w:p>
      <w:pPr>
        <w:numPr>
          <w:ilvl w:val="0"/>
          <w:numId w:val="1002"/>
        </w:numPr>
      </w:pPr>
      <w:r>
        <w:t xml:space="preserve">Kim DH, Schneeweiss S, Glynn RJ, Lipsitz LA, Rockwood K, Avorn J. Measuring frailty in Medicare data: development and validation of a claims-based frailty index.</w:t>
      </w:r>
      <w:r>
        <w:t xml:space="preserve"> </w:t>
      </w:r>
      <w:r>
        <w:rPr>
          <w:i/>
          <w:iCs/>
        </w:rPr>
        <w:t xml:space="preserve">J Gerontol A Biol Sci Med Sci.</w:t>
      </w:r>
      <w:r>
        <w:t xml:space="preserve"> </w:t>
      </w:r>
      <w:r>
        <w:t xml:space="preserve">2018;73(7):980-987. doi:10.1093/gerona/glx229</w:t>
      </w:r>
    </w:p>
    <w:p>
      <w:pPr>
        <w:numPr>
          <w:ilvl w:val="0"/>
          <w:numId w:val="1002"/>
        </w:numPr>
      </w:pPr>
      <w:r>
        <w:t xml:space="preserve">Obermeyer Z, Powers B, Vogeli C, Mullainathan S. Dissecting racial bias in an algorithm used to manage the health of populations.</w:t>
      </w:r>
      <w:r>
        <w:t xml:space="preserve"> </w:t>
      </w:r>
      <w:r>
        <w:rPr>
          <w:i/>
          <w:iCs/>
        </w:rPr>
        <w:t xml:space="preserve">Science.</w:t>
      </w:r>
      <w:r>
        <w:t xml:space="preserve"> </w:t>
      </w:r>
      <w:r>
        <w:t xml:space="preserve">2019;366(6464):447-453. doi:10.1126/science.aax2342</w:t>
      </w:r>
    </w:p>
    <w:p>
      <w:pPr>
        <w:numPr>
          <w:ilvl w:val="0"/>
          <w:numId w:val="1002"/>
        </w:numPr>
      </w:pPr>
      <w:r>
        <w:t xml:space="preserve">Bailey ZD, Krieger N, Agenor M, Graves J, Linos N, Bassett MT. Structural racism and health inequities in the USA: evidence and interventions.</w:t>
      </w:r>
      <w:r>
        <w:t xml:space="preserve"> </w:t>
      </w:r>
      <w:r>
        <w:rPr>
          <w:i/>
          <w:iCs/>
        </w:rPr>
        <w:t xml:space="preserve">Lancet.</w:t>
      </w:r>
      <w:r>
        <w:t xml:space="preserve"> </w:t>
      </w:r>
      <w:r>
        <w:t xml:space="preserve">2017;389(10077):1453-1463. doi:10.1016/S0140-6736(17)30569-X</w:t>
      </w:r>
    </w:p>
    <w:p>
      <w:pPr>
        <w:numPr>
          <w:ilvl w:val="0"/>
          <w:numId w:val="1002"/>
        </w:numPr>
      </w:pPr>
      <w:r>
        <w:t xml:space="preserve">Bailey ZD, Feldman JM, Bassett MT. How structural racism works—racist policies as a root cause of US racial health inequities.</w:t>
      </w:r>
      <w:r>
        <w:t xml:space="preserve"> </w:t>
      </w:r>
      <w:r>
        <w:rPr>
          <w:i/>
          <w:iCs/>
        </w:rPr>
        <w:t xml:space="preserve">N Engl J Med.</w:t>
      </w:r>
      <w:r>
        <w:t xml:space="preserve"> </w:t>
      </w:r>
      <w:r>
        <w:t xml:space="preserve">2021;384(8):768-773. doi:10.1056/NEJMms2025396</w:t>
      </w:r>
    </w:p>
    <w:p>
      <w:pPr>
        <w:numPr>
          <w:ilvl w:val="0"/>
          <w:numId w:val="1002"/>
        </w:numPr>
      </w:pPr>
      <w:r>
        <w:t xml:space="preserve">Sommers BD, Goldman AL, Blendon RJ, Orav EJ, Epstein AM. Medicaid work requirements—results from the first year in Arkansas.</w:t>
      </w:r>
      <w:r>
        <w:t xml:space="preserve"> </w:t>
      </w:r>
      <w:r>
        <w:rPr>
          <w:i/>
          <w:iCs/>
        </w:rPr>
        <w:t xml:space="preserve">N Engl J Med.</w:t>
      </w:r>
      <w:r>
        <w:t xml:space="preserve"> </w:t>
      </w:r>
      <w:r>
        <w:t xml:space="preserve">2019;381(11):1073-1082. doi:10.1056/NEJMsr1901772</w:t>
      </w:r>
    </w:p>
    <w:p>
      <w:pPr>
        <w:numPr>
          <w:ilvl w:val="0"/>
          <w:numId w:val="1002"/>
        </w:numPr>
      </w:pPr>
      <w:r>
        <w:t xml:space="preserve">Williams DR, Lawrence JA, Davis BA. Racism and health: evidence and needed research.</w:t>
      </w:r>
      <w:r>
        <w:t xml:space="preserve"> </w:t>
      </w:r>
      <w:r>
        <w:rPr>
          <w:i/>
          <w:iCs/>
        </w:rPr>
        <w:t xml:space="preserve">Annu Rev Public Health.</w:t>
      </w:r>
      <w:r>
        <w:t xml:space="preserve"> </w:t>
      </w:r>
      <w:r>
        <w:t xml:space="preserve">2019;40:105-125. doi:10.1146/annurev-publhealth-040218-043750</w:t>
      </w:r>
    </w:p>
    <w:p>
      <w:pPr>
        <w:numPr>
          <w:ilvl w:val="0"/>
          <w:numId w:val="1002"/>
        </w:numPr>
      </w:pPr>
      <w:r>
        <w:t xml:space="preserve">Menachemi N, Rahurkar S, Harle CA, Vest JR. The benefits of health information exchange: an updated systematic review.</w:t>
      </w:r>
      <w:r>
        <w:t xml:space="preserve"> </w:t>
      </w:r>
      <w:r>
        <w:rPr>
          <w:i/>
          <w:iCs/>
        </w:rPr>
        <w:t xml:space="preserve">J Am Med Inform Assoc.</w:t>
      </w:r>
      <w:r>
        <w:t xml:space="preserve"> </w:t>
      </w:r>
      <w:r>
        <w:t xml:space="preserve">2018;25(9):1259-1265. doi:10.1093/jamia/ocy035</w:t>
      </w:r>
    </w:p>
    <w:p>
      <w:pPr>
        <w:numPr>
          <w:ilvl w:val="0"/>
          <w:numId w:val="1002"/>
        </w:numPr>
      </w:pPr>
      <w:r>
        <w:t xml:space="preserve">Dixon BE, McGowan JJ, Grannis SJ. Electronic laboratory data quality and the value of a health information exchange to support public health reporting processes.</w:t>
      </w:r>
      <w:r>
        <w:t xml:space="preserve"> </w:t>
      </w:r>
      <w:r>
        <w:rPr>
          <w:i/>
          <w:iCs/>
        </w:rPr>
        <w:t xml:space="preserve">AMIA Annu Symp Proc.</w:t>
      </w:r>
      <w:r>
        <w:t xml:space="preserve"> </w:t>
      </w:r>
      <w:r>
        <w:t xml:space="preserve">2011;2011:322-330.</w:t>
      </w:r>
    </w:p>
    <w:p>
      <w:pPr>
        <w:numPr>
          <w:ilvl w:val="0"/>
          <w:numId w:val="1002"/>
        </w:numPr>
      </w:pPr>
      <w:r>
        <w:t xml:space="preserve">Sommers BD, Gawande AA, Baicker K. Health insurance coverage and health—what the recent evidence tells us.</w:t>
      </w:r>
      <w:r>
        <w:t xml:space="preserve"> </w:t>
      </w:r>
      <w:r>
        <w:rPr>
          <w:i/>
          <w:iCs/>
        </w:rPr>
        <w:t xml:space="preserve">N Engl J Med.</w:t>
      </w:r>
      <w:r>
        <w:t xml:space="preserve"> </w:t>
      </w:r>
      <w:r>
        <w:t xml:space="preserve">2017;377(6):586-593. doi:10.1056/NEJMsb1706645</w:t>
      </w:r>
    </w:p>
    <w:p>
      <w:pPr>
        <w:numPr>
          <w:ilvl w:val="0"/>
          <w:numId w:val="1002"/>
        </w:numPr>
      </w:pPr>
      <w:r>
        <w:t xml:space="preserve">Sommers BD, Chen L, Blendon RJ, Orav EJ, Epstein AM. Medicaid work requirements in Arkansas: two-year impacts on coverage, employment, and affordability of care.</w:t>
      </w:r>
      <w:r>
        <w:t xml:space="preserve"> </w:t>
      </w:r>
      <w:r>
        <w:rPr>
          <w:i/>
          <w:iCs/>
        </w:rPr>
        <w:t xml:space="preserve">Health Aff (Millwood).</w:t>
      </w:r>
      <w:r>
        <w:t xml:space="preserve"> </w:t>
      </w:r>
      <w:r>
        <w:t xml:space="preserve">2020;39(9):1522-1530. doi:10.1377/hlthaff.2020.00538</w:t>
      </w:r>
    </w:p>
    <w:p>
      <w:pPr>
        <w:numPr>
          <w:ilvl w:val="0"/>
          <w:numId w:val="1002"/>
        </w:numPr>
      </w:pPr>
      <w:r>
        <w:t xml:space="preserve">von Elm E, Altman DG, Egger M, Pocock SJ, Gotzsche PC, Vandenbroucke JP; STROBE Initiative. Strengthening the reporting of observational studies in epidemiology (STROBE) statement: guidelines for reporting observational studies.</w:t>
      </w:r>
      <w:r>
        <w:t xml:space="preserve"> </w:t>
      </w:r>
      <w:r>
        <w:rPr>
          <w:i/>
          <w:iCs/>
        </w:rPr>
        <w:t xml:space="preserve">BMJ.</w:t>
      </w:r>
      <w:r>
        <w:t xml:space="preserve"> </w:t>
      </w:r>
      <w:r>
        <w:t xml:space="preserve">2007;335(7624):806-808. doi:10.1136/bmj.39335.541782.AD</w:t>
      </w:r>
    </w:p>
    <w:p>
      <w:pPr>
        <w:numPr>
          <w:ilvl w:val="0"/>
          <w:numId w:val="1002"/>
        </w:numPr>
      </w:pPr>
      <w:r>
        <w:t xml:space="preserve">Benchimol EI, Smeeth L, Guttmann A, et al. The REporting of studies Conducted using Observational Routinely-collected health Data (RECORD) statement.</w:t>
      </w:r>
      <w:r>
        <w:t xml:space="preserve"> </w:t>
      </w:r>
      <w:r>
        <w:rPr>
          <w:i/>
          <w:iCs/>
        </w:rPr>
        <w:t xml:space="preserve">PLOS Med.</w:t>
      </w:r>
      <w:r>
        <w:t xml:space="preserve"> </w:t>
      </w:r>
      <w:r>
        <w:t xml:space="preserve">2015;12(10):e1001885. doi:10.1371/journal.pmed.1001885</w:t>
      </w:r>
    </w:p>
    <w:p>
      <w:pPr>
        <w:numPr>
          <w:ilvl w:val="0"/>
          <w:numId w:val="1002"/>
        </w:numPr>
      </w:pPr>
      <w:r>
        <w:t xml:space="preserve">Hardt M, Price E, Srebro N. Equality of opportunity in supervised learning.</w:t>
      </w:r>
      <w:r>
        <w:t xml:space="preserve"> </w:t>
      </w:r>
      <w:r>
        <w:rPr>
          <w:i/>
          <w:iCs/>
        </w:rPr>
        <w:t xml:space="preserve">Adv Neural Inf Process Syst.</w:t>
      </w:r>
      <w:r>
        <w:t xml:space="preserve"> </w:t>
      </w:r>
      <w:r>
        <w:t xml:space="preserve">2016;29:3323-3331.</w:t>
      </w:r>
    </w:p>
    <w:p>
      <w:pPr>
        <w:numPr>
          <w:ilvl w:val="0"/>
          <w:numId w:val="1002"/>
        </w:numPr>
      </w:pPr>
      <w:r>
        <w:t xml:space="preserve">Chouldechova A. Fair prediction with disparate impact: a study of bias in recidivism prediction instruments.</w:t>
      </w:r>
      <w:r>
        <w:t xml:space="preserve"> </w:t>
      </w:r>
      <w:r>
        <w:rPr>
          <w:i/>
          <w:iCs/>
        </w:rPr>
        <w:t xml:space="preserve">Big Data.</w:t>
      </w:r>
      <w:r>
        <w:t xml:space="preserve"> </w:t>
      </w:r>
      <w:r>
        <w:t xml:space="preserve">2017;5(2):153-163. doi:10.1089/big.2016.0047</w:t>
      </w:r>
    </w:p>
    <w:p>
      <w:pPr>
        <w:numPr>
          <w:ilvl w:val="0"/>
          <w:numId w:val="1002"/>
        </w:numPr>
      </w:pPr>
      <w:r>
        <w:t xml:space="preserve">Callaway B, Sant’Anna PHC. Difference-in-differences with multiple time periods.</w:t>
      </w:r>
      <w:r>
        <w:t xml:space="preserve"> </w:t>
      </w:r>
      <w:r>
        <w:rPr>
          <w:i/>
          <w:iCs/>
        </w:rPr>
        <w:t xml:space="preserve">J Econometrics.</w:t>
      </w:r>
      <w:r>
        <w:t xml:space="preserve"> </w:t>
      </w:r>
      <w:r>
        <w:t xml:space="preserve">2021;225(2):200-230. doi:10.1016/j.jeconom.2020.12.001</w:t>
      </w:r>
    </w:p>
    <w:p>
      <w:pPr>
        <w:numPr>
          <w:ilvl w:val="0"/>
          <w:numId w:val="1002"/>
        </w:numPr>
      </w:pPr>
      <w:r>
        <w:t xml:space="preserve">Rambachan A, Roth J. A more credible approach to parallel trends.</w:t>
      </w:r>
      <w:r>
        <w:t xml:space="preserve"> </w:t>
      </w:r>
      <w:r>
        <w:rPr>
          <w:i/>
          <w:iCs/>
        </w:rPr>
        <w:t xml:space="preserve">Rev Econ Stud.</w:t>
      </w:r>
      <w:r>
        <w:t xml:space="preserve"> </w:t>
      </w:r>
      <w:r>
        <w:t xml:space="preserve">2023;90(5):2555-2591. doi:10.1093/restud/rdad018</w:t>
      </w:r>
    </w:p>
    <w:p>
      <w:pPr>
        <w:numPr>
          <w:ilvl w:val="0"/>
          <w:numId w:val="1002"/>
        </w:numPr>
      </w:pPr>
      <w:r>
        <w:t xml:space="preserve">Abadie A, Diamond A, Hainmueller J. Synthetic control methods for comparative case studies: estimating the effect of California’s tobacco control program.</w:t>
      </w:r>
      <w:r>
        <w:t xml:space="preserve"> </w:t>
      </w:r>
      <w:r>
        <w:rPr>
          <w:i/>
          <w:iCs/>
        </w:rPr>
        <w:t xml:space="preserve">J Am Stat Assoc.</w:t>
      </w:r>
      <w:r>
        <w:t xml:space="preserve"> </w:t>
      </w:r>
      <w:r>
        <w:t xml:space="preserve">2010;105(490):493-505. doi:10.1198/jasa.2009.ap08746</w:t>
      </w:r>
    </w:p>
    <w:p>
      <w:pPr>
        <w:numPr>
          <w:ilvl w:val="0"/>
          <w:numId w:val="1002"/>
        </w:numPr>
      </w:pPr>
      <w:r>
        <w:t xml:space="preserve">Baicker K, Taubman SL, Allen HL, et al. The Oregon experiment—effects of Medicaid on clinical outcomes.</w:t>
      </w:r>
      <w:r>
        <w:t xml:space="preserve"> </w:t>
      </w:r>
      <w:r>
        <w:rPr>
          <w:i/>
          <w:iCs/>
        </w:rPr>
        <w:t xml:space="preserve">N Engl J Med.</w:t>
      </w:r>
      <w:r>
        <w:t xml:space="preserve"> </w:t>
      </w:r>
      <w:r>
        <w:t xml:space="preserve">2013;368(18):1713-1722. doi:10.1056/NEJMsa1212321</w:t>
      </w:r>
    </w:p>
    <w:p>
      <w:pPr>
        <w:numPr>
          <w:ilvl w:val="0"/>
          <w:numId w:val="1002"/>
        </w:numPr>
      </w:pPr>
      <w:r>
        <w:t xml:space="preserve">Stewart v. Azar, 366 F. Supp. 3d 125 (D.D.C. 2019).</w:t>
      </w:r>
    </w:p>
    <w:p>
      <w:pPr>
        <w:numPr>
          <w:ilvl w:val="0"/>
          <w:numId w:val="1002"/>
        </w:numPr>
      </w:pPr>
      <w:r>
        <w:t xml:space="preserve">Centers for Medicare &amp; Medicaid Services. Medicare Program: CY 2024 Payment Policies Under the Physician Fee Schedule and Other Changes to Part B Payment and Coverage Policies. Final Rule.</w:t>
      </w:r>
      <w:r>
        <w:t xml:space="preserve"> </w:t>
      </w:r>
      <w:r>
        <w:rPr>
          <w:i/>
          <w:iCs/>
        </w:rPr>
        <w:t xml:space="preserve">Federal Register.</w:t>
      </w:r>
      <w:r>
        <w:t xml:space="preserve"> </w:t>
      </w:r>
      <w:r>
        <w:t xml:space="preserve">2023;88(220):78818–80047.</w:t>
      </w:r>
    </w:p>
    <w:p>
      <w:pPr>
        <w:numPr>
          <w:ilvl w:val="0"/>
          <w:numId w:val="1002"/>
        </w:numPr>
      </w:pPr>
      <w:r>
        <w:t xml:space="preserve">Wang SS, Akee R, Simeonova E, Glied S. Disparities in infectious disease-related health care utilization between Medicaid-enrolled American Indians and non-Hispanic Whites.</w:t>
      </w:r>
      <w:r>
        <w:t xml:space="preserve"> </w:t>
      </w:r>
      <w:r>
        <w:rPr>
          <w:i/>
          <w:iCs/>
        </w:rPr>
        <w:t xml:space="preserve">Health Serv Res.</w:t>
      </w:r>
      <w:r>
        <w:t xml:space="preserve"> </w:t>
      </w:r>
      <w:r>
        <w:t xml:space="preserve">2025;60(1):e14389. doi:10.1111/1475-6773.14389</w:t>
      </w:r>
    </w:p>
    <w:p>
      <w:pPr>
        <w:numPr>
          <w:ilvl w:val="0"/>
          <w:numId w:val="1002"/>
        </w:numPr>
      </w:pPr>
      <w:r>
        <w:t xml:space="preserve">Wong ST, Kao C, Crouch JA, Korenbrot CC. Rural American Indian Medicaid health care services use and health care costs in California.</w:t>
      </w:r>
      <w:r>
        <w:t xml:space="preserve"> </w:t>
      </w:r>
      <w:r>
        <w:rPr>
          <w:i/>
          <w:iCs/>
        </w:rPr>
        <w:t xml:space="preserve">Am J Public Health.</w:t>
      </w:r>
      <w:r>
        <w:t xml:space="preserve"> </w:t>
      </w:r>
      <w:r>
        <w:t xml:space="preserve">2006;96(2):363-370. doi:10.2105/AJPH.2004.050880</w:t>
      </w:r>
    </w:p>
    <w:p>
      <w:pPr>
        <w:numPr>
          <w:ilvl w:val="0"/>
          <w:numId w:val="1002"/>
        </w:numPr>
      </w:pPr>
      <w:r>
        <w:t xml:space="preserve">Friedman H, Thompson K, Wang L, Holmes M. Acute care utilization in Medicaid enrollees differs by patient rurality, race, and ethnicity.</w:t>
      </w:r>
      <w:r>
        <w:t xml:space="preserve"> </w:t>
      </w:r>
      <w:r>
        <w:rPr>
          <w:i/>
          <w:iCs/>
        </w:rPr>
        <w:t xml:space="preserve">Med Care.</w:t>
      </w:r>
      <w:r>
        <w:t xml:space="preserve"> </w:t>
      </w:r>
      <w:r>
        <w:t xml:space="preserve">2026;64(1):11-18. doi:10.1097/MLR.0000000000002251</w:t>
      </w:r>
    </w:p>
    <w:p>
      <w:pPr>
        <w:numPr>
          <w:ilvl w:val="0"/>
          <w:numId w:val="1002"/>
        </w:numPr>
      </w:pPr>
      <w:ins w:id="1062" w:author="Basu/Berkowitz" w:date="2026-04-12T00:00:00Z">
        <w:r>
          <w:t xml:space="preserve">To access the appendix, click on the Details tab of the article online.</w:t>
        </w:r>
      </w:ins>
    </w:p>
    <w:p>
      <w:pPr>
        <w:numPr>
          <w:ilvl w:val="0"/>
          <w:numId w:val="1002"/>
        </w:numPr>
      </w:pPr>
      <w:ins w:id="1063" w:author="Basu/Berkowitz" w:date="2026-04-12T00:00:00Z">
        <w:r>
          <w:t xml:space="preserve">Chatterjee P, Orav EJ, Marcantonio ER, et al. Measurement bias in documentation of social risk among Medicare beneficiaries.</w:t>
        </w:r>
      </w:ins>
      <w:ins w:id="1064" w:author="Basu/Berkowitz" w:date="2026-04-12T00:00:00Z">
        <w:r>
          <w:t xml:space="preserve"> </w:t>
        </w:r>
      </w:ins>
      <w:ins w:id="1065" w:author="Basu/Berkowitz" w:date="2026-04-12T00:00:00Z">
        <w:r>
          <w:rPr>
            <w:i/>
            <w:iCs/>
          </w:rPr>
          <w:t xml:space="preserve">JAMA Health Forum.</w:t>
        </w:r>
      </w:ins>
      <w:ins w:id="1066" w:author="Basu/Berkowitz" w:date="2026-04-12T00:00:00Z">
        <w:r>
          <w:t xml:space="preserve"> </w:t>
        </w:r>
      </w:ins>
      <w:ins w:id="1067" w:author="Basu/Berkowitz" w:date="2026-04-12T00:00:00Z">
        <w:r>
          <w:t xml:space="preserve">2025;6(7):e251923. doi:10.1001/jamahealthforum.2025.1923</w:t>
        </w:r>
      </w:ins>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2026-04-12T16:45:23Z</dcterms:created>
  <dcterms:modified xsi:type="dcterms:W3CDTF">2026-04-12T16:45:23Z</dcterms:modified>
</cp:coreProperties>
</file>

<file path=docProps/custom.xml><?xml version="1.0" encoding="utf-8"?>
<Properties xmlns="http://schemas.openxmlformats.org/officeDocument/2006/custom-properties" xmlns:vt="http://schemas.openxmlformats.org/officeDocument/2006/docPropsVTypes"/>
</file>